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986CD" w14:textId="231CD32B" w:rsidR="003B2729" w:rsidRDefault="003B2729">
      <w:pPr>
        <w:rPr>
          <w:b/>
          <w:bCs/>
        </w:rPr>
      </w:pPr>
      <w:r w:rsidRPr="003B2729">
        <w:rPr>
          <w:b/>
          <w:bCs/>
        </w:rPr>
        <w:t>Калькулятор затрат по Приказу МЦ</w:t>
      </w:r>
    </w:p>
    <w:p w14:paraId="23DDD9A9" w14:textId="19D1B7AB" w:rsidR="003B2729" w:rsidRPr="003B2729" w:rsidRDefault="003B2729">
      <w:pPr>
        <w:rPr>
          <w:i/>
          <w:iCs/>
        </w:rPr>
      </w:pPr>
      <w:r w:rsidRPr="003B2729">
        <w:rPr>
          <w:i/>
          <w:iCs/>
        </w:rPr>
        <w:t>Параметры системы:</w:t>
      </w:r>
    </w:p>
    <w:p w14:paraId="1C48ACF8" w14:textId="41C3C0C3" w:rsidR="003B2729" w:rsidRPr="003B2729" w:rsidRDefault="003B2729">
      <w:r w:rsidRPr="003B2729">
        <w:t xml:space="preserve">Есть </w:t>
      </w:r>
      <w:r w:rsidR="00AE751F">
        <w:t>2 среза</w:t>
      </w:r>
      <w:r w:rsidRPr="003B2729">
        <w:t xml:space="preserve">: </w:t>
      </w:r>
    </w:p>
    <w:p w14:paraId="3FFE2B8A" w14:textId="663E1636" w:rsidR="003B2729" w:rsidRDefault="0008472E" w:rsidP="003B2729">
      <w:pPr>
        <w:pStyle w:val="a3"/>
        <w:numPr>
          <w:ilvl w:val="0"/>
          <w:numId w:val="1"/>
        </w:numPr>
      </w:pPr>
      <w:r>
        <w:t>Планируемые активности и затраты</w:t>
      </w:r>
    </w:p>
    <w:p w14:paraId="76E70422" w14:textId="3D4A328E" w:rsidR="007F2021" w:rsidRPr="003B2729" w:rsidRDefault="007F2021" w:rsidP="007F2021">
      <w:pPr>
        <w:pStyle w:val="a3"/>
        <w:numPr>
          <w:ilvl w:val="1"/>
          <w:numId w:val="1"/>
        </w:numPr>
      </w:pPr>
      <w:r>
        <w:t>По мере движения к выполнению отмечать динамику</w:t>
      </w:r>
    </w:p>
    <w:p w14:paraId="4AA56E75" w14:textId="409A719C" w:rsidR="003B2729" w:rsidRPr="003B2729" w:rsidRDefault="0008472E" w:rsidP="003B2729">
      <w:pPr>
        <w:pStyle w:val="a3"/>
        <w:numPr>
          <w:ilvl w:val="0"/>
          <w:numId w:val="1"/>
        </w:numPr>
      </w:pPr>
      <w:r>
        <w:t>Фактические активности и затраты</w:t>
      </w:r>
    </w:p>
    <w:p w14:paraId="59416148" w14:textId="0F45B6D9" w:rsidR="003B2729" w:rsidRDefault="003B2729">
      <w:r>
        <w:t>Группы активностей по степени обязательности:</w:t>
      </w:r>
    </w:p>
    <w:p w14:paraId="0084533D" w14:textId="1C0CBA05" w:rsidR="003B2729" w:rsidRDefault="003B2729" w:rsidP="003B2729">
      <w:pPr>
        <w:pStyle w:val="a3"/>
        <w:numPr>
          <w:ilvl w:val="0"/>
          <w:numId w:val="2"/>
        </w:numPr>
      </w:pPr>
      <w:r>
        <w:t>Обязательные</w:t>
      </w:r>
      <w:r w:rsidR="007329F4">
        <w:t xml:space="preserve"> (О)</w:t>
      </w:r>
    </w:p>
    <w:p w14:paraId="66CF3D70" w14:textId="6B918D3C" w:rsidR="003B2729" w:rsidRDefault="003B2729" w:rsidP="003B2729">
      <w:pPr>
        <w:pStyle w:val="a3"/>
        <w:numPr>
          <w:ilvl w:val="0"/>
          <w:numId w:val="2"/>
        </w:numPr>
      </w:pPr>
      <w:r>
        <w:t xml:space="preserve">Вариативные </w:t>
      </w:r>
      <w:r w:rsidR="007329F4">
        <w:t xml:space="preserve">(В) - </w:t>
      </w:r>
      <w:r>
        <w:t>засчитываются при наличии выполненных обязательных элементов</w:t>
      </w:r>
    </w:p>
    <w:p w14:paraId="15CCD69C" w14:textId="2BD56EF5" w:rsidR="003B2729" w:rsidRDefault="003B2729" w:rsidP="003B2729">
      <w:r>
        <w:t>Группы активности по аудитории:</w:t>
      </w:r>
    </w:p>
    <w:p w14:paraId="360E84F8" w14:textId="05E67F98" w:rsidR="003B2729" w:rsidRDefault="003B2729" w:rsidP="003B2729">
      <w:pPr>
        <w:pStyle w:val="a3"/>
        <w:numPr>
          <w:ilvl w:val="0"/>
          <w:numId w:val="3"/>
        </w:numPr>
      </w:pPr>
      <w:r>
        <w:t>Школьный трек</w:t>
      </w:r>
    </w:p>
    <w:p w14:paraId="09BD1CF1" w14:textId="77777777" w:rsidR="00336B31" w:rsidRPr="00336B31" w:rsidRDefault="003B2729" w:rsidP="007329F4">
      <w:pPr>
        <w:pStyle w:val="a3"/>
        <w:numPr>
          <w:ilvl w:val="0"/>
          <w:numId w:val="3"/>
        </w:numPr>
        <w:rPr>
          <w:i/>
          <w:iCs/>
        </w:rPr>
      </w:pPr>
      <w:r>
        <w:t>Вузы</w:t>
      </w:r>
      <w:r w:rsidR="007329F4">
        <w:t xml:space="preserve"> </w:t>
      </w:r>
    </w:p>
    <w:p w14:paraId="2AF1B316" w14:textId="23FF0705" w:rsidR="007329F4" w:rsidRPr="00A83DF5" w:rsidRDefault="007329F4" w:rsidP="007329F4">
      <w:pPr>
        <w:pStyle w:val="a3"/>
        <w:numPr>
          <w:ilvl w:val="0"/>
          <w:numId w:val="3"/>
        </w:numPr>
        <w:rPr>
          <w:i/>
          <w:iCs/>
        </w:rPr>
      </w:pPr>
      <w:r>
        <w:t>СПО</w:t>
      </w:r>
    </w:p>
    <w:p w14:paraId="7C2FF528" w14:textId="58AB1114" w:rsidR="00A83DF5" w:rsidRDefault="00A83DF5" w:rsidP="00A83DF5">
      <w:pPr>
        <w:rPr>
          <w:i/>
          <w:iCs/>
        </w:rPr>
      </w:pPr>
      <w:r>
        <w:rPr>
          <w:i/>
          <w:iCs/>
        </w:rPr>
        <w:t>Функционал калькулятора:</w:t>
      </w:r>
    </w:p>
    <w:p w14:paraId="35BB22E1" w14:textId="4F11A4DD" w:rsidR="00A83DF5" w:rsidRPr="00A83DF5" w:rsidRDefault="00A83DF5" w:rsidP="00A83DF5">
      <w:pPr>
        <w:pStyle w:val="a3"/>
        <w:numPr>
          <w:ilvl w:val="0"/>
          <w:numId w:val="7"/>
        </w:numPr>
        <w:rPr>
          <w:i/>
          <w:iCs/>
        </w:rPr>
      </w:pPr>
      <w:r>
        <w:rPr>
          <w:i/>
          <w:iCs/>
        </w:rPr>
        <w:t xml:space="preserve">Визуализация </w:t>
      </w:r>
    </w:p>
    <w:p w14:paraId="3267F080" w14:textId="130D77DE" w:rsidR="00A83DF5" w:rsidRPr="00A83DF5" w:rsidRDefault="00A83DF5" w:rsidP="00A83DF5">
      <w:pPr>
        <w:pStyle w:val="a3"/>
        <w:numPr>
          <w:ilvl w:val="1"/>
          <w:numId w:val="8"/>
        </w:numPr>
      </w:pPr>
      <w:r w:rsidRPr="00A83DF5">
        <w:t xml:space="preserve">Наш </w:t>
      </w:r>
      <w:r w:rsidR="00D336DF">
        <w:t>прогресс по реализации требований</w:t>
      </w:r>
    </w:p>
    <w:p w14:paraId="0D13336D" w14:textId="413EC487" w:rsidR="00A83DF5" w:rsidRDefault="00A83DF5" w:rsidP="00A83DF5">
      <w:pPr>
        <w:pStyle w:val="a3"/>
        <w:numPr>
          <w:ilvl w:val="1"/>
          <w:numId w:val="8"/>
        </w:numPr>
      </w:pPr>
      <w:r w:rsidRPr="00A83DF5">
        <w:t>Структур</w:t>
      </w:r>
      <w:r w:rsidR="00D336DF">
        <w:t>а</w:t>
      </w:r>
      <w:r w:rsidRPr="00A83DF5">
        <w:t xml:space="preserve"> плана и факта по категориям</w:t>
      </w:r>
      <w:r w:rsidR="0008472E">
        <w:t xml:space="preserve">: </w:t>
      </w:r>
      <w:r>
        <w:t>как выглядит наша финансовая модель реализации требований</w:t>
      </w:r>
    </w:p>
    <w:p w14:paraId="6D5A29CE" w14:textId="4207E9F7" w:rsidR="00A83DF5" w:rsidRDefault="00A83DF5" w:rsidP="00A83DF5">
      <w:pPr>
        <w:pStyle w:val="a3"/>
        <w:numPr>
          <w:ilvl w:val="1"/>
          <w:numId w:val="8"/>
        </w:numPr>
      </w:pPr>
      <w:r>
        <w:t>План</w:t>
      </w:r>
      <w:r w:rsidRPr="00A83DF5">
        <w:t>/</w:t>
      </w:r>
      <w:r>
        <w:t>факт</w:t>
      </w:r>
      <w:r w:rsidR="00D336DF">
        <w:t xml:space="preserve"> активностей </w:t>
      </w:r>
      <w:r>
        <w:t>по каждому партнеру</w:t>
      </w:r>
    </w:p>
    <w:p w14:paraId="671577D8" w14:textId="1DEA2C59" w:rsidR="00A83DF5" w:rsidRDefault="00A83DF5" w:rsidP="00A83DF5">
      <w:pPr>
        <w:pStyle w:val="a3"/>
        <w:numPr>
          <w:ilvl w:val="1"/>
          <w:numId w:val="8"/>
        </w:numPr>
      </w:pPr>
      <w:r>
        <w:t>Детализация по каждой категории активностей</w:t>
      </w:r>
    </w:p>
    <w:p w14:paraId="235E2058" w14:textId="2CB0DC5B" w:rsidR="00A83DF5" w:rsidRDefault="00A83DF5" w:rsidP="00A83DF5">
      <w:pPr>
        <w:pStyle w:val="a3"/>
        <w:numPr>
          <w:ilvl w:val="0"/>
          <w:numId w:val="7"/>
        </w:numPr>
      </w:pPr>
      <w:r>
        <w:t>Быстрая сборка планов и отчетов в соответствии с требованиями МЦ</w:t>
      </w:r>
    </w:p>
    <w:p w14:paraId="2C9C5277" w14:textId="672B36D6" w:rsidR="00D336DF" w:rsidRPr="008F702D" w:rsidRDefault="00D336DF" w:rsidP="00D336DF">
      <w:pPr>
        <w:pStyle w:val="a3"/>
        <w:numPr>
          <w:ilvl w:val="1"/>
          <w:numId w:val="9"/>
        </w:numPr>
      </w:pPr>
      <w:r w:rsidRPr="00D336DF">
        <w:t xml:space="preserve">план активностей: </w:t>
      </w:r>
      <w:r>
        <w:t>по каждому партнеру + сводный для МЦ</w:t>
      </w:r>
    </w:p>
    <w:p w14:paraId="04146990" w14:textId="20063434" w:rsidR="00D336DF" w:rsidRDefault="00D336DF" w:rsidP="00D336DF">
      <w:pPr>
        <w:pStyle w:val="a3"/>
        <w:numPr>
          <w:ilvl w:val="1"/>
          <w:numId w:val="9"/>
        </w:numPr>
      </w:pPr>
      <w:r w:rsidRPr="00D336DF">
        <w:t>отчет по реализованным мероприятиям</w:t>
      </w:r>
      <w:r>
        <w:t>: по каждому партнеру + сводный для МЦ</w:t>
      </w:r>
    </w:p>
    <w:p w14:paraId="1E2273FC" w14:textId="56C2C4B6" w:rsidR="00D336DF" w:rsidRDefault="00D336DF" w:rsidP="00D336DF">
      <w:pPr>
        <w:pStyle w:val="a3"/>
        <w:numPr>
          <w:ilvl w:val="1"/>
          <w:numId w:val="9"/>
        </w:numPr>
      </w:pPr>
      <w:r w:rsidRPr="00D336DF">
        <w:t>отчет по стажировкам</w:t>
      </w:r>
      <w:r>
        <w:t>:</w:t>
      </w:r>
      <w:r w:rsidRPr="00D336DF">
        <w:rPr>
          <w:u w:val="single"/>
        </w:rPr>
        <w:t xml:space="preserve"> </w:t>
      </w:r>
      <w:r>
        <w:t>по каждому партнеру + сводный для МЦ</w:t>
      </w:r>
    </w:p>
    <w:p w14:paraId="31E58DFC" w14:textId="77777777" w:rsidR="00AE751F" w:rsidRDefault="00AE751F" w:rsidP="00AE751F">
      <w:pPr>
        <w:rPr>
          <w:b/>
          <w:bCs/>
        </w:rPr>
      </w:pPr>
    </w:p>
    <w:p w14:paraId="052A1E35" w14:textId="77777777" w:rsidR="0008472E" w:rsidRDefault="0008472E">
      <w:pPr>
        <w:rPr>
          <w:b/>
          <w:bCs/>
        </w:rPr>
      </w:pPr>
      <w:r>
        <w:rPr>
          <w:b/>
          <w:bCs/>
        </w:rPr>
        <w:br w:type="page"/>
      </w:r>
    </w:p>
    <w:p w14:paraId="51B8754F" w14:textId="062CF11A" w:rsidR="00AE751F" w:rsidRPr="00AE751F" w:rsidRDefault="00AE751F" w:rsidP="00AE751F">
      <w:pPr>
        <w:rPr>
          <w:b/>
          <w:bCs/>
        </w:rPr>
      </w:pPr>
      <w:r w:rsidRPr="00AE751F">
        <w:rPr>
          <w:b/>
          <w:bCs/>
        </w:rPr>
        <w:lastRenderedPageBreak/>
        <w:t>ОБЩИЙ ДАШБОРД</w:t>
      </w:r>
      <w:r w:rsidR="00A83DF5">
        <w:rPr>
          <w:b/>
          <w:bCs/>
        </w:rPr>
        <w:t xml:space="preserve"> «ПУЛЬС ПРОЕКТА»</w:t>
      </w:r>
    </w:p>
    <w:p w14:paraId="3AB83603" w14:textId="55671092" w:rsidR="003B2729" w:rsidRPr="00AE751F" w:rsidRDefault="00AE751F">
      <w:pPr>
        <w:rPr>
          <w:i/>
          <w:iCs/>
          <w:u w:val="single"/>
        </w:rPr>
      </w:pPr>
      <w:r w:rsidRPr="00AE751F">
        <w:rPr>
          <w:i/>
          <w:iCs/>
          <w:u w:val="single"/>
        </w:rPr>
        <w:t>Т</w:t>
      </w:r>
      <w:r w:rsidR="00F768D6" w:rsidRPr="00AE751F">
        <w:rPr>
          <w:i/>
          <w:iCs/>
          <w:u w:val="single"/>
        </w:rPr>
        <w:t>екущий статус реализации проекта</w:t>
      </w:r>
      <w:r w:rsidR="003B2729" w:rsidRPr="00AE751F">
        <w:rPr>
          <w:i/>
          <w:iCs/>
          <w:u w:val="single"/>
        </w:rPr>
        <w:t>:</w:t>
      </w:r>
    </w:p>
    <w:p w14:paraId="580C0FA4" w14:textId="314D7303" w:rsidR="003B2729" w:rsidRDefault="003B2729" w:rsidP="007329F4">
      <w:pPr>
        <w:pStyle w:val="a3"/>
        <w:numPr>
          <w:ilvl w:val="0"/>
          <w:numId w:val="4"/>
        </w:numPr>
      </w:pPr>
      <w:r>
        <w:t>Отчетный год – поле ввода</w:t>
      </w:r>
    </w:p>
    <w:p w14:paraId="7471F786" w14:textId="09A26D91" w:rsidR="003B2729" w:rsidRDefault="003B2729" w:rsidP="007329F4">
      <w:pPr>
        <w:pStyle w:val="a3"/>
        <w:numPr>
          <w:ilvl w:val="0"/>
          <w:numId w:val="4"/>
        </w:numPr>
      </w:pPr>
      <w:r>
        <w:t>Общие затраты, руб. (3% от сэкономленных льгот) – поле ввода</w:t>
      </w:r>
      <w:r w:rsidR="007329F4">
        <w:t xml:space="preserve"> </w:t>
      </w:r>
    </w:p>
    <w:p w14:paraId="0EC10539" w14:textId="081BF3BC" w:rsidR="003B2729" w:rsidRDefault="003B2729" w:rsidP="007329F4">
      <w:pPr>
        <w:pStyle w:val="a3"/>
        <w:numPr>
          <w:ilvl w:val="0"/>
          <w:numId w:val="4"/>
        </w:numPr>
      </w:pPr>
      <w:r>
        <w:t xml:space="preserve">План, руб. – суммируется по всем </w:t>
      </w:r>
      <w:r w:rsidR="007329F4">
        <w:t>плановым активностям</w:t>
      </w:r>
    </w:p>
    <w:p w14:paraId="6DB44FD6" w14:textId="575AC919" w:rsidR="003B2729" w:rsidRDefault="003B2729" w:rsidP="007329F4">
      <w:pPr>
        <w:pStyle w:val="a3"/>
        <w:numPr>
          <w:ilvl w:val="0"/>
          <w:numId w:val="4"/>
        </w:numPr>
      </w:pPr>
      <w:r>
        <w:t>Факт руб.</w:t>
      </w:r>
      <w:r w:rsidR="007329F4">
        <w:t xml:space="preserve"> - суммируется по всем фактическим активностям</w:t>
      </w:r>
    </w:p>
    <w:p w14:paraId="5D9EF7E4" w14:textId="775FD94B" w:rsidR="00E94057" w:rsidRDefault="007329F4" w:rsidP="00E94057">
      <w:pPr>
        <w:pStyle w:val="a3"/>
        <w:numPr>
          <w:ilvl w:val="0"/>
          <w:numId w:val="4"/>
        </w:numPr>
      </w:pPr>
      <w:r>
        <w:t>% реализации плана – расчетный показатель</w:t>
      </w:r>
      <w:r w:rsidR="00DB44A9">
        <w:t xml:space="preserve"> (шкала прогресса)</w:t>
      </w:r>
    </w:p>
    <w:p w14:paraId="32775B38" w14:textId="5F6C94A1" w:rsidR="003B2729" w:rsidRPr="00AE751F" w:rsidRDefault="003B2729">
      <w:pPr>
        <w:rPr>
          <w:i/>
          <w:iCs/>
          <w:u w:val="single"/>
        </w:rPr>
      </w:pPr>
      <w:r w:rsidRPr="00AE751F">
        <w:rPr>
          <w:i/>
          <w:iCs/>
          <w:u w:val="single"/>
        </w:rPr>
        <w:t xml:space="preserve">Структура </w:t>
      </w:r>
      <w:r w:rsidR="007329F4" w:rsidRPr="00AE751F">
        <w:rPr>
          <w:i/>
          <w:iCs/>
          <w:u w:val="single"/>
        </w:rPr>
        <w:t xml:space="preserve">по группам активностей – </w:t>
      </w:r>
      <w:r w:rsidR="00F768D6" w:rsidRPr="00AE751F">
        <w:rPr>
          <w:i/>
          <w:iCs/>
          <w:u w:val="single"/>
        </w:rPr>
        <w:t>2 вкладки/раздела (план и факт)</w:t>
      </w:r>
    </w:p>
    <w:p w14:paraId="34A91C64" w14:textId="77777777" w:rsidR="0008472E" w:rsidRDefault="0008472E" w:rsidP="0008472E">
      <w:pPr>
        <w:pStyle w:val="a3"/>
        <w:numPr>
          <w:ilvl w:val="0"/>
          <w:numId w:val="10"/>
        </w:numPr>
      </w:pPr>
      <w:r>
        <w:t>Возможность фильтрации по:</w:t>
      </w:r>
    </w:p>
    <w:p w14:paraId="56B2F009" w14:textId="4F09E056" w:rsidR="0008472E" w:rsidRDefault="0008472E" w:rsidP="0008472E">
      <w:pPr>
        <w:pStyle w:val="a3"/>
        <w:numPr>
          <w:ilvl w:val="0"/>
          <w:numId w:val="6"/>
        </w:numPr>
      </w:pPr>
      <w:r>
        <w:t>Виду активности</w:t>
      </w:r>
    </w:p>
    <w:p w14:paraId="29AF5C97" w14:textId="162676CD" w:rsidR="0008472E" w:rsidRDefault="0008472E" w:rsidP="0008472E">
      <w:pPr>
        <w:pStyle w:val="a3"/>
        <w:numPr>
          <w:ilvl w:val="0"/>
          <w:numId w:val="6"/>
        </w:numPr>
      </w:pPr>
      <w:r>
        <w:t>Аудитории</w:t>
      </w:r>
    </w:p>
    <w:p w14:paraId="477FE618" w14:textId="1E81DB22" w:rsidR="0008472E" w:rsidRDefault="0046699B" w:rsidP="0008472E">
      <w:pPr>
        <w:pStyle w:val="a3"/>
        <w:numPr>
          <w:ilvl w:val="0"/>
          <w:numId w:val="10"/>
        </w:numPr>
      </w:pPr>
      <w:r>
        <w:t>Возможность собрать сводку по отдельному партнеру</w:t>
      </w:r>
    </w:p>
    <w:p w14:paraId="76C0774C" w14:textId="190207C2" w:rsidR="0046699B" w:rsidRDefault="0046699B" w:rsidP="0008472E">
      <w:pPr>
        <w:pStyle w:val="a3"/>
        <w:numPr>
          <w:ilvl w:val="0"/>
          <w:numId w:val="10"/>
        </w:numPr>
      </w:pPr>
      <w:r>
        <w:t>Нулевые позиции не отображаются (???)</w:t>
      </w:r>
    </w:p>
    <w:p w14:paraId="357C135C" w14:textId="0F83D2AA" w:rsidR="0046699B" w:rsidRPr="0046699B" w:rsidRDefault="00F0682D" w:rsidP="0046699B">
      <w:pPr>
        <w:rPr>
          <w:i/>
          <w:iCs/>
        </w:rPr>
      </w:pPr>
      <w:r>
        <w:rPr>
          <w:i/>
          <w:iCs/>
        </w:rPr>
        <w:t>План</w:t>
      </w:r>
      <w:r w:rsidR="0046699B" w:rsidRPr="0046699B">
        <w:rPr>
          <w:i/>
          <w:iCs/>
        </w:rPr>
        <w:t xml:space="preserve"> – тут собираются </w:t>
      </w:r>
      <w:r w:rsidR="0046699B">
        <w:rPr>
          <w:i/>
          <w:iCs/>
        </w:rPr>
        <w:t>плановые</w:t>
      </w:r>
      <w:r w:rsidR="0046699B" w:rsidRPr="0046699B">
        <w:rPr>
          <w:i/>
          <w:iCs/>
        </w:rPr>
        <w:t xml:space="preserve"> значения: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8"/>
        <w:gridCol w:w="2361"/>
        <w:gridCol w:w="1289"/>
        <w:gridCol w:w="1933"/>
        <w:gridCol w:w="1490"/>
        <w:gridCol w:w="1164"/>
        <w:gridCol w:w="1886"/>
      </w:tblGrid>
      <w:tr w:rsidR="00AE751F" w14:paraId="4A76ECC3" w14:textId="5BA9A982" w:rsidTr="00202595">
        <w:tc>
          <w:tcPr>
            <w:tcW w:w="328" w:type="dxa"/>
          </w:tcPr>
          <w:p w14:paraId="111345AA" w14:textId="73247B00" w:rsidR="007329F4" w:rsidRPr="00DB44A9" w:rsidRDefault="007329F4">
            <w:pPr>
              <w:rPr>
                <w:b/>
                <w:bCs/>
              </w:rPr>
            </w:pPr>
          </w:p>
        </w:tc>
        <w:tc>
          <w:tcPr>
            <w:tcW w:w="2361" w:type="dxa"/>
          </w:tcPr>
          <w:p w14:paraId="2B6453AA" w14:textId="224498E1" w:rsidR="007329F4" w:rsidRPr="00DB44A9" w:rsidRDefault="007329F4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Группа активностей</w:t>
            </w:r>
          </w:p>
        </w:tc>
        <w:tc>
          <w:tcPr>
            <w:tcW w:w="1289" w:type="dxa"/>
          </w:tcPr>
          <w:p w14:paraId="1B1EBFA9" w14:textId="350D19A5" w:rsidR="007329F4" w:rsidRPr="00DB44A9" w:rsidRDefault="0008472E">
            <w:pPr>
              <w:rPr>
                <w:b/>
                <w:bCs/>
              </w:rPr>
            </w:pPr>
            <w:r>
              <w:rPr>
                <w:b/>
                <w:bCs/>
              </w:rPr>
              <w:t>Вид активности</w:t>
            </w:r>
          </w:p>
        </w:tc>
        <w:tc>
          <w:tcPr>
            <w:tcW w:w="1933" w:type="dxa"/>
          </w:tcPr>
          <w:p w14:paraId="42EA707B" w14:textId="53666ADF" w:rsidR="007329F4" w:rsidRPr="00DB44A9" w:rsidRDefault="007329F4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Аудитория</w:t>
            </w:r>
          </w:p>
        </w:tc>
        <w:tc>
          <w:tcPr>
            <w:tcW w:w="1490" w:type="dxa"/>
          </w:tcPr>
          <w:p w14:paraId="36EA02B7" w14:textId="33702EC3" w:rsidR="007329F4" w:rsidRPr="00DB44A9" w:rsidRDefault="007329F4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Количество</w:t>
            </w:r>
            <w:r w:rsidR="00DB44A9" w:rsidRPr="00DB44A9">
              <w:rPr>
                <w:b/>
                <w:bCs/>
              </w:rPr>
              <w:t xml:space="preserve"> единиц</w:t>
            </w:r>
          </w:p>
        </w:tc>
        <w:tc>
          <w:tcPr>
            <w:tcW w:w="1164" w:type="dxa"/>
          </w:tcPr>
          <w:p w14:paraId="489A3027" w14:textId="40121B4E" w:rsidR="007329F4" w:rsidRPr="00DB44A9" w:rsidRDefault="007329F4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Сумма, руб.</w:t>
            </w:r>
          </w:p>
        </w:tc>
        <w:tc>
          <w:tcPr>
            <w:tcW w:w="1886" w:type="dxa"/>
          </w:tcPr>
          <w:p w14:paraId="16D8B606" w14:textId="3E9AE54D" w:rsidR="007329F4" w:rsidRPr="00DB44A9" w:rsidRDefault="007329F4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% в общих затратах</w:t>
            </w:r>
          </w:p>
        </w:tc>
      </w:tr>
      <w:tr w:rsidR="00AE751F" w14:paraId="354C2C45" w14:textId="77777777" w:rsidTr="00202595">
        <w:tc>
          <w:tcPr>
            <w:tcW w:w="328" w:type="dxa"/>
          </w:tcPr>
          <w:p w14:paraId="1B06E892" w14:textId="71BEAB62" w:rsidR="007329F4" w:rsidRDefault="00DB44A9">
            <w:r>
              <w:t>1</w:t>
            </w:r>
          </w:p>
        </w:tc>
        <w:tc>
          <w:tcPr>
            <w:tcW w:w="2361" w:type="dxa"/>
          </w:tcPr>
          <w:p w14:paraId="7314FA7C" w14:textId="268DE603" w:rsidR="007329F4" w:rsidRDefault="00DB44A9">
            <w:r>
              <w:t>Преподаватели-практики</w:t>
            </w:r>
          </w:p>
        </w:tc>
        <w:tc>
          <w:tcPr>
            <w:tcW w:w="1289" w:type="dxa"/>
          </w:tcPr>
          <w:p w14:paraId="1E0BEA89" w14:textId="51C9456A" w:rsidR="007329F4" w:rsidRPr="00DB44A9" w:rsidRDefault="00DB44A9">
            <w:r>
              <w:t>О</w:t>
            </w:r>
          </w:p>
        </w:tc>
        <w:tc>
          <w:tcPr>
            <w:tcW w:w="1933" w:type="dxa"/>
          </w:tcPr>
          <w:p w14:paraId="1D18C3F8" w14:textId="41497BF7" w:rsidR="00202595" w:rsidRDefault="00DB44A9">
            <w:r>
              <w:t xml:space="preserve">Вузы </w:t>
            </w:r>
          </w:p>
          <w:p w14:paraId="01564CA1" w14:textId="77777777" w:rsidR="00202595" w:rsidRDefault="00202595"/>
          <w:p w14:paraId="06DA68E7" w14:textId="3B258860" w:rsidR="007329F4" w:rsidRDefault="00202595">
            <w:r>
              <w:t>К</w:t>
            </w:r>
            <w:r w:rsidR="00DB44A9">
              <w:t>олледжи</w:t>
            </w:r>
          </w:p>
        </w:tc>
        <w:tc>
          <w:tcPr>
            <w:tcW w:w="1490" w:type="dxa"/>
          </w:tcPr>
          <w:p w14:paraId="03F71128" w14:textId="17B0E302" w:rsidR="007329F4" w:rsidRDefault="00AE751F">
            <w:r>
              <w:t xml:space="preserve">Общее количество педагогов </w:t>
            </w:r>
          </w:p>
        </w:tc>
        <w:tc>
          <w:tcPr>
            <w:tcW w:w="1164" w:type="dxa"/>
          </w:tcPr>
          <w:p w14:paraId="3859D797" w14:textId="1E4FC8C0" w:rsidR="007329F4" w:rsidRDefault="00AE751F">
            <w:r>
              <w:t>Общая сумма затрат по категории</w:t>
            </w:r>
          </w:p>
        </w:tc>
        <w:tc>
          <w:tcPr>
            <w:tcW w:w="1886" w:type="dxa"/>
          </w:tcPr>
          <w:p w14:paraId="69B08E33" w14:textId="569EAA3F" w:rsidR="007329F4" w:rsidRPr="0008472E" w:rsidRDefault="0008472E">
            <w:r>
              <w:t>Сумма по категории</w:t>
            </w:r>
            <w:r w:rsidRPr="0008472E">
              <w:t>/</w:t>
            </w:r>
            <w:r>
              <w:t>Общая сумма затрат х 100%</w:t>
            </w:r>
          </w:p>
        </w:tc>
      </w:tr>
      <w:tr w:rsidR="00202595" w14:paraId="6B3D4256" w14:textId="12CBB6D6" w:rsidTr="00202595">
        <w:tc>
          <w:tcPr>
            <w:tcW w:w="328" w:type="dxa"/>
          </w:tcPr>
          <w:p w14:paraId="4F65DD37" w14:textId="3AC1B674" w:rsidR="00202595" w:rsidRDefault="00202595" w:rsidP="00202595">
            <w:r>
              <w:t>2</w:t>
            </w:r>
          </w:p>
        </w:tc>
        <w:tc>
          <w:tcPr>
            <w:tcW w:w="2361" w:type="dxa"/>
          </w:tcPr>
          <w:p w14:paraId="11E461CC" w14:textId="3310670E" w:rsidR="00202595" w:rsidRDefault="00202595" w:rsidP="00202595">
            <w:r>
              <w:t>ООП и РПД</w:t>
            </w:r>
          </w:p>
        </w:tc>
        <w:tc>
          <w:tcPr>
            <w:tcW w:w="1289" w:type="dxa"/>
          </w:tcPr>
          <w:p w14:paraId="62659940" w14:textId="5DB18FB8" w:rsidR="00202595" w:rsidRDefault="00202595" w:rsidP="00202595">
            <w:r>
              <w:t>О</w:t>
            </w:r>
          </w:p>
        </w:tc>
        <w:tc>
          <w:tcPr>
            <w:tcW w:w="1933" w:type="dxa"/>
          </w:tcPr>
          <w:p w14:paraId="6C67EEA6" w14:textId="77777777" w:rsidR="00202595" w:rsidRDefault="00202595" w:rsidP="00202595">
            <w:r>
              <w:t xml:space="preserve">Вузы </w:t>
            </w:r>
          </w:p>
          <w:p w14:paraId="6A3B51B6" w14:textId="77777777" w:rsidR="00202595" w:rsidRDefault="00202595" w:rsidP="00202595"/>
          <w:p w14:paraId="01888849" w14:textId="29ED95F4" w:rsidR="00202595" w:rsidRDefault="00202595" w:rsidP="00202595">
            <w:r>
              <w:t>Колледжи</w:t>
            </w:r>
          </w:p>
        </w:tc>
        <w:tc>
          <w:tcPr>
            <w:tcW w:w="1490" w:type="dxa"/>
          </w:tcPr>
          <w:p w14:paraId="6DE0FC55" w14:textId="4F37CE6C" w:rsidR="00202595" w:rsidRDefault="00202595" w:rsidP="00202595">
            <w:r>
              <w:t>Общее количество ООП и РПД</w:t>
            </w:r>
          </w:p>
        </w:tc>
        <w:tc>
          <w:tcPr>
            <w:tcW w:w="1164" w:type="dxa"/>
          </w:tcPr>
          <w:p w14:paraId="5D9E1A14" w14:textId="5EA18D80" w:rsidR="00202595" w:rsidRDefault="00202595" w:rsidP="00202595">
            <w:r>
              <w:t>Общая сумма затрат по категории</w:t>
            </w:r>
          </w:p>
        </w:tc>
        <w:tc>
          <w:tcPr>
            <w:tcW w:w="1886" w:type="dxa"/>
          </w:tcPr>
          <w:p w14:paraId="2C31DB21" w14:textId="5E362108" w:rsidR="00202595" w:rsidRDefault="00202595" w:rsidP="00202595"/>
        </w:tc>
      </w:tr>
      <w:tr w:rsidR="00202595" w14:paraId="3ACAFA01" w14:textId="0FB03AFC" w:rsidTr="00202595">
        <w:tc>
          <w:tcPr>
            <w:tcW w:w="328" w:type="dxa"/>
          </w:tcPr>
          <w:p w14:paraId="2826D38E" w14:textId="166BF645" w:rsidR="00202595" w:rsidRDefault="00202595" w:rsidP="00202595">
            <w:r>
              <w:t>3</w:t>
            </w:r>
          </w:p>
        </w:tc>
        <w:tc>
          <w:tcPr>
            <w:tcW w:w="2361" w:type="dxa"/>
          </w:tcPr>
          <w:p w14:paraId="748EC13B" w14:textId="57393EBD" w:rsidR="00202595" w:rsidRDefault="00202595" w:rsidP="00202595">
            <w:r>
              <w:t>Стажировки и практики с трудоустройством</w:t>
            </w:r>
          </w:p>
        </w:tc>
        <w:tc>
          <w:tcPr>
            <w:tcW w:w="1289" w:type="dxa"/>
          </w:tcPr>
          <w:p w14:paraId="32DF84B5" w14:textId="4A28B040" w:rsidR="00202595" w:rsidRDefault="00202595" w:rsidP="00202595">
            <w:r>
              <w:t>В</w:t>
            </w:r>
          </w:p>
        </w:tc>
        <w:tc>
          <w:tcPr>
            <w:tcW w:w="1933" w:type="dxa"/>
          </w:tcPr>
          <w:p w14:paraId="2DC8CB54" w14:textId="77777777" w:rsidR="00202595" w:rsidRDefault="00202595" w:rsidP="00202595">
            <w:r>
              <w:t xml:space="preserve">Вузы </w:t>
            </w:r>
          </w:p>
          <w:p w14:paraId="0B2D1116" w14:textId="77777777" w:rsidR="00202595" w:rsidRDefault="00202595" w:rsidP="00202595"/>
          <w:p w14:paraId="2397DBB0" w14:textId="1A9E8BA2" w:rsidR="00202595" w:rsidRDefault="00202595" w:rsidP="00202595">
            <w:r>
              <w:t>Колледжи</w:t>
            </w:r>
          </w:p>
        </w:tc>
        <w:tc>
          <w:tcPr>
            <w:tcW w:w="1490" w:type="dxa"/>
          </w:tcPr>
          <w:p w14:paraId="13D3AE1B" w14:textId="6D0F2C9E" w:rsidR="00202595" w:rsidRDefault="00202595" w:rsidP="00202595">
            <w:r>
              <w:t>Общее количество стажеров и практикантов</w:t>
            </w:r>
          </w:p>
        </w:tc>
        <w:tc>
          <w:tcPr>
            <w:tcW w:w="1164" w:type="dxa"/>
          </w:tcPr>
          <w:p w14:paraId="6C936300" w14:textId="7C2810F7" w:rsidR="00202595" w:rsidRDefault="00202595" w:rsidP="00202595">
            <w:r>
              <w:t>Общая сумма затрат по категории</w:t>
            </w:r>
          </w:p>
        </w:tc>
        <w:tc>
          <w:tcPr>
            <w:tcW w:w="1886" w:type="dxa"/>
          </w:tcPr>
          <w:p w14:paraId="76D39FA6" w14:textId="155B59DE" w:rsidR="00202595" w:rsidRDefault="00202595" w:rsidP="00202595"/>
        </w:tc>
      </w:tr>
      <w:tr w:rsidR="00202595" w14:paraId="692B1CD7" w14:textId="2FA095CC" w:rsidTr="00202595">
        <w:tc>
          <w:tcPr>
            <w:tcW w:w="328" w:type="dxa"/>
          </w:tcPr>
          <w:p w14:paraId="17E5DB0C" w14:textId="6C5CE69E" w:rsidR="00202595" w:rsidRDefault="00202595" w:rsidP="00202595">
            <w:r>
              <w:lastRenderedPageBreak/>
              <w:t>4</w:t>
            </w:r>
          </w:p>
        </w:tc>
        <w:tc>
          <w:tcPr>
            <w:tcW w:w="2361" w:type="dxa"/>
          </w:tcPr>
          <w:p w14:paraId="6811174D" w14:textId="01EEB6D7" w:rsidR="00202595" w:rsidRDefault="00202595" w:rsidP="00202595">
            <w:proofErr w:type="spellStart"/>
            <w:r>
              <w:t>Софинансирование</w:t>
            </w:r>
            <w:proofErr w:type="spellEnd"/>
            <w:r>
              <w:t xml:space="preserve"> программ ТОП ИТ, ТОП ИИ</w:t>
            </w:r>
          </w:p>
        </w:tc>
        <w:tc>
          <w:tcPr>
            <w:tcW w:w="1289" w:type="dxa"/>
          </w:tcPr>
          <w:p w14:paraId="592476CE" w14:textId="2BA9A4D1" w:rsidR="00202595" w:rsidRDefault="00202595" w:rsidP="00202595">
            <w:r>
              <w:t>В</w:t>
            </w:r>
          </w:p>
        </w:tc>
        <w:tc>
          <w:tcPr>
            <w:tcW w:w="1933" w:type="dxa"/>
          </w:tcPr>
          <w:p w14:paraId="72A0AE75" w14:textId="77777777" w:rsidR="00202595" w:rsidRDefault="00202595" w:rsidP="00202595">
            <w:r>
              <w:t xml:space="preserve">Вузы </w:t>
            </w:r>
          </w:p>
          <w:p w14:paraId="1951B3EB" w14:textId="77777777" w:rsidR="00202595" w:rsidRDefault="00202595" w:rsidP="00202595"/>
          <w:p w14:paraId="72B7CACC" w14:textId="4F5F7F19" w:rsidR="00202595" w:rsidRDefault="00202595" w:rsidP="00202595">
            <w:r>
              <w:t>Колледжи</w:t>
            </w:r>
          </w:p>
        </w:tc>
        <w:tc>
          <w:tcPr>
            <w:tcW w:w="1490" w:type="dxa"/>
          </w:tcPr>
          <w:p w14:paraId="0FEBEE8C" w14:textId="24A599A1" w:rsidR="00202595" w:rsidRDefault="00202595" w:rsidP="00202595">
            <w:r>
              <w:t>Общее количество программ</w:t>
            </w:r>
          </w:p>
        </w:tc>
        <w:tc>
          <w:tcPr>
            <w:tcW w:w="1164" w:type="dxa"/>
          </w:tcPr>
          <w:p w14:paraId="489D8339" w14:textId="5685E7DD" w:rsidR="00202595" w:rsidRDefault="00202595" w:rsidP="00202595">
            <w:r>
              <w:t>Общая сумма затрат по категории</w:t>
            </w:r>
          </w:p>
        </w:tc>
        <w:tc>
          <w:tcPr>
            <w:tcW w:w="1886" w:type="dxa"/>
          </w:tcPr>
          <w:p w14:paraId="3E9F7B91" w14:textId="6D49F088" w:rsidR="00202595" w:rsidRDefault="00202595" w:rsidP="00202595"/>
        </w:tc>
      </w:tr>
      <w:tr w:rsidR="00202595" w14:paraId="297D9DFB" w14:textId="075435F5" w:rsidTr="00202595">
        <w:tc>
          <w:tcPr>
            <w:tcW w:w="328" w:type="dxa"/>
          </w:tcPr>
          <w:p w14:paraId="35FE55D9" w14:textId="37D09597" w:rsidR="00202595" w:rsidRDefault="00202595" w:rsidP="00202595">
            <w:r>
              <w:t>5</w:t>
            </w:r>
          </w:p>
        </w:tc>
        <w:tc>
          <w:tcPr>
            <w:tcW w:w="2361" w:type="dxa"/>
          </w:tcPr>
          <w:p w14:paraId="79303554" w14:textId="55F5EEAE" w:rsidR="00202595" w:rsidRDefault="00202595" w:rsidP="00202595">
            <w:r>
              <w:t xml:space="preserve">Реализация по Решению </w:t>
            </w:r>
            <w:proofErr w:type="spellStart"/>
            <w:r>
              <w:t>Минцифры</w:t>
            </w:r>
            <w:proofErr w:type="spellEnd"/>
          </w:p>
        </w:tc>
        <w:tc>
          <w:tcPr>
            <w:tcW w:w="1289" w:type="dxa"/>
          </w:tcPr>
          <w:p w14:paraId="6A7EB7DD" w14:textId="56D267EB" w:rsidR="00202595" w:rsidRDefault="00202595" w:rsidP="00202595">
            <w:r>
              <w:t>В</w:t>
            </w:r>
          </w:p>
        </w:tc>
        <w:tc>
          <w:tcPr>
            <w:tcW w:w="1933" w:type="dxa"/>
          </w:tcPr>
          <w:p w14:paraId="0B96AA26" w14:textId="77777777" w:rsidR="00202595" w:rsidRDefault="00202595" w:rsidP="00202595">
            <w:r>
              <w:t xml:space="preserve">Вузы </w:t>
            </w:r>
          </w:p>
          <w:p w14:paraId="2E0A2ED9" w14:textId="77777777" w:rsidR="00202595" w:rsidRDefault="00202595" w:rsidP="00202595"/>
          <w:p w14:paraId="497ACD01" w14:textId="7937AD68" w:rsidR="00202595" w:rsidRDefault="00202595" w:rsidP="00202595">
            <w:r>
              <w:t>Колледжи</w:t>
            </w:r>
            <w:r>
              <w:br/>
            </w:r>
            <w:r>
              <w:br/>
              <w:t>школьный трек</w:t>
            </w:r>
          </w:p>
        </w:tc>
        <w:tc>
          <w:tcPr>
            <w:tcW w:w="1490" w:type="dxa"/>
          </w:tcPr>
          <w:p w14:paraId="07177203" w14:textId="77777777" w:rsidR="00202595" w:rsidRDefault="00202595" w:rsidP="00202595"/>
        </w:tc>
        <w:tc>
          <w:tcPr>
            <w:tcW w:w="1164" w:type="dxa"/>
          </w:tcPr>
          <w:p w14:paraId="28A38139" w14:textId="77777777" w:rsidR="00202595" w:rsidRDefault="00202595" w:rsidP="00202595"/>
        </w:tc>
        <w:tc>
          <w:tcPr>
            <w:tcW w:w="1886" w:type="dxa"/>
          </w:tcPr>
          <w:p w14:paraId="44A6A808" w14:textId="5DBFF83F" w:rsidR="00202595" w:rsidRDefault="00202595" w:rsidP="00202595"/>
        </w:tc>
      </w:tr>
      <w:tr w:rsidR="00202595" w14:paraId="630FD111" w14:textId="77777777" w:rsidTr="00202595">
        <w:tc>
          <w:tcPr>
            <w:tcW w:w="328" w:type="dxa"/>
          </w:tcPr>
          <w:p w14:paraId="66EF4692" w14:textId="70D45290" w:rsidR="00202595" w:rsidRDefault="00202595" w:rsidP="00202595">
            <w:r>
              <w:t>6</w:t>
            </w:r>
          </w:p>
        </w:tc>
        <w:tc>
          <w:tcPr>
            <w:tcW w:w="2361" w:type="dxa"/>
          </w:tcPr>
          <w:p w14:paraId="0473456E" w14:textId="1767D390" w:rsidR="00202595" w:rsidRDefault="00202595" w:rsidP="00202595">
            <w:r>
              <w:t>ИТ-кружки для школьников 5-11 классов</w:t>
            </w:r>
          </w:p>
        </w:tc>
        <w:tc>
          <w:tcPr>
            <w:tcW w:w="1289" w:type="dxa"/>
          </w:tcPr>
          <w:p w14:paraId="553B4023" w14:textId="052BF888" w:rsidR="00202595" w:rsidRDefault="00202595" w:rsidP="00202595">
            <w:r>
              <w:t>В</w:t>
            </w:r>
          </w:p>
        </w:tc>
        <w:tc>
          <w:tcPr>
            <w:tcW w:w="1933" w:type="dxa"/>
          </w:tcPr>
          <w:p w14:paraId="5D185AE0" w14:textId="355730C1" w:rsidR="00202595" w:rsidRDefault="00202595" w:rsidP="00202595">
            <w:r>
              <w:t>Школьный трек</w:t>
            </w:r>
          </w:p>
        </w:tc>
        <w:tc>
          <w:tcPr>
            <w:tcW w:w="1490" w:type="dxa"/>
          </w:tcPr>
          <w:p w14:paraId="0A632D41" w14:textId="77777777" w:rsidR="00202595" w:rsidRDefault="00202595" w:rsidP="00202595"/>
        </w:tc>
        <w:tc>
          <w:tcPr>
            <w:tcW w:w="1164" w:type="dxa"/>
          </w:tcPr>
          <w:p w14:paraId="19CBBCFB" w14:textId="77777777" w:rsidR="00202595" w:rsidRDefault="00202595" w:rsidP="00202595"/>
        </w:tc>
        <w:tc>
          <w:tcPr>
            <w:tcW w:w="1886" w:type="dxa"/>
          </w:tcPr>
          <w:p w14:paraId="381D9CA9" w14:textId="77777777" w:rsidR="00202595" w:rsidRDefault="00202595" w:rsidP="00202595"/>
        </w:tc>
      </w:tr>
      <w:tr w:rsidR="00202595" w14:paraId="772ABD28" w14:textId="77777777" w:rsidTr="00202595">
        <w:tc>
          <w:tcPr>
            <w:tcW w:w="328" w:type="dxa"/>
          </w:tcPr>
          <w:p w14:paraId="2F3CB490" w14:textId="3DA7A064" w:rsidR="00202595" w:rsidRDefault="00202595" w:rsidP="00202595">
            <w:r>
              <w:t>7</w:t>
            </w:r>
          </w:p>
        </w:tc>
        <w:tc>
          <w:tcPr>
            <w:tcW w:w="2361" w:type="dxa"/>
          </w:tcPr>
          <w:p w14:paraId="46E7CCFB" w14:textId="2BEA80F6" w:rsidR="00202595" w:rsidRDefault="00202595" w:rsidP="00202595">
            <w:r>
              <w:t>Образовательный контент для школьников и учителей</w:t>
            </w:r>
          </w:p>
        </w:tc>
        <w:tc>
          <w:tcPr>
            <w:tcW w:w="1289" w:type="dxa"/>
          </w:tcPr>
          <w:p w14:paraId="45AF9CC3" w14:textId="5E621C9B" w:rsidR="00202595" w:rsidRDefault="00202595" w:rsidP="00202595">
            <w:r>
              <w:t>В</w:t>
            </w:r>
          </w:p>
        </w:tc>
        <w:tc>
          <w:tcPr>
            <w:tcW w:w="1933" w:type="dxa"/>
          </w:tcPr>
          <w:p w14:paraId="7D1DCE09" w14:textId="40C70375" w:rsidR="00202595" w:rsidRDefault="00202595" w:rsidP="00202595">
            <w:r>
              <w:t>Школьный трек</w:t>
            </w:r>
          </w:p>
        </w:tc>
        <w:tc>
          <w:tcPr>
            <w:tcW w:w="1490" w:type="dxa"/>
          </w:tcPr>
          <w:p w14:paraId="7B76305E" w14:textId="77777777" w:rsidR="00202595" w:rsidRDefault="00202595" w:rsidP="00202595"/>
        </w:tc>
        <w:tc>
          <w:tcPr>
            <w:tcW w:w="1164" w:type="dxa"/>
          </w:tcPr>
          <w:p w14:paraId="002A8528" w14:textId="77777777" w:rsidR="00202595" w:rsidRDefault="00202595" w:rsidP="00202595"/>
        </w:tc>
        <w:tc>
          <w:tcPr>
            <w:tcW w:w="1886" w:type="dxa"/>
          </w:tcPr>
          <w:p w14:paraId="7A42FE82" w14:textId="77777777" w:rsidR="00202595" w:rsidRDefault="00202595" w:rsidP="00202595"/>
        </w:tc>
      </w:tr>
      <w:tr w:rsidR="00202595" w14:paraId="554B8C5D" w14:textId="77777777" w:rsidTr="00202595">
        <w:tc>
          <w:tcPr>
            <w:tcW w:w="328" w:type="dxa"/>
          </w:tcPr>
          <w:p w14:paraId="6C15EAE1" w14:textId="77777777" w:rsidR="00202595" w:rsidRDefault="00202595" w:rsidP="00202595"/>
        </w:tc>
        <w:tc>
          <w:tcPr>
            <w:tcW w:w="2361" w:type="dxa"/>
          </w:tcPr>
          <w:p w14:paraId="1FE09DB2" w14:textId="076299D5" w:rsidR="00202595" w:rsidRPr="0008472E" w:rsidRDefault="00202595" w:rsidP="00202595">
            <w:pPr>
              <w:rPr>
                <w:b/>
                <w:bCs/>
              </w:rPr>
            </w:pPr>
            <w:r>
              <w:rPr>
                <w:b/>
                <w:bCs/>
              </w:rPr>
              <w:t>Сумма затрат по всем активностям</w:t>
            </w:r>
          </w:p>
        </w:tc>
        <w:tc>
          <w:tcPr>
            <w:tcW w:w="1289" w:type="dxa"/>
          </w:tcPr>
          <w:p w14:paraId="070E7522" w14:textId="77777777" w:rsidR="00202595" w:rsidRPr="0008472E" w:rsidRDefault="00202595" w:rsidP="00202595">
            <w:pPr>
              <w:rPr>
                <w:b/>
                <w:bCs/>
              </w:rPr>
            </w:pPr>
          </w:p>
        </w:tc>
        <w:tc>
          <w:tcPr>
            <w:tcW w:w="1933" w:type="dxa"/>
          </w:tcPr>
          <w:p w14:paraId="50B0470F" w14:textId="77777777" w:rsidR="00202595" w:rsidRPr="0008472E" w:rsidRDefault="00202595" w:rsidP="00202595">
            <w:pPr>
              <w:rPr>
                <w:b/>
                <w:bCs/>
              </w:rPr>
            </w:pPr>
          </w:p>
        </w:tc>
        <w:tc>
          <w:tcPr>
            <w:tcW w:w="1490" w:type="dxa"/>
          </w:tcPr>
          <w:p w14:paraId="15A2DCA6" w14:textId="77777777" w:rsidR="00202595" w:rsidRPr="0008472E" w:rsidRDefault="00202595" w:rsidP="00202595">
            <w:pPr>
              <w:rPr>
                <w:b/>
                <w:bCs/>
              </w:rPr>
            </w:pPr>
          </w:p>
        </w:tc>
        <w:tc>
          <w:tcPr>
            <w:tcW w:w="1164" w:type="dxa"/>
          </w:tcPr>
          <w:p w14:paraId="23F789BF" w14:textId="77777777" w:rsidR="00202595" w:rsidRPr="0008472E" w:rsidRDefault="00202595" w:rsidP="00202595">
            <w:pPr>
              <w:rPr>
                <w:b/>
                <w:bCs/>
              </w:rPr>
            </w:pPr>
          </w:p>
        </w:tc>
        <w:tc>
          <w:tcPr>
            <w:tcW w:w="1886" w:type="dxa"/>
          </w:tcPr>
          <w:p w14:paraId="6A6C3C20" w14:textId="52458805" w:rsidR="00202595" w:rsidRPr="0008472E" w:rsidRDefault="00202595" w:rsidP="00202595">
            <w:pPr>
              <w:rPr>
                <w:b/>
                <w:bCs/>
              </w:rPr>
            </w:pPr>
          </w:p>
        </w:tc>
      </w:tr>
    </w:tbl>
    <w:p w14:paraId="317C87D0" w14:textId="05467680" w:rsidR="007329F4" w:rsidRDefault="007329F4"/>
    <w:p w14:paraId="64A08B5C" w14:textId="5A82EB92" w:rsidR="0008472E" w:rsidRPr="0008472E" w:rsidRDefault="0008472E" w:rsidP="0008472E">
      <w:r>
        <w:t xml:space="preserve">Опция </w:t>
      </w:r>
      <w:r w:rsidRPr="008F702D">
        <w:rPr>
          <w:u w:val="single"/>
        </w:rPr>
        <w:t xml:space="preserve">«Сформировать </w:t>
      </w:r>
      <w:r>
        <w:rPr>
          <w:u w:val="single"/>
        </w:rPr>
        <w:t xml:space="preserve">годовой </w:t>
      </w:r>
      <w:r w:rsidRPr="008F702D">
        <w:rPr>
          <w:u w:val="single"/>
        </w:rPr>
        <w:t>план активностей»</w:t>
      </w:r>
      <w:r w:rsidRPr="008F702D">
        <w:t xml:space="preserve"> - </w:t>
      </w:r>
      <w:r>
        <w:t xml:space="preserve">по каждому партнеру + сводный для МЦ </w:t>
      </w:r>
      <w:r w:rsidRPr="0008472E">
        <w:t>(</w:t>
      </w:r>
      <w:r>
        <w:t xml:space="preserve">выгрузка в </w:t>
      </w:r>
      <w:proofErr w:type="spellStart"/>
      <w:r>
        <w:rPr>
          <w:lang w:val="en-US"/>
        </w:rPr>
        <w:t>xls</w:t>
      </w:r>
      <w:proofErr w:type="spellEnd"/>
      <w:r w:rsidRPr="0008472E">
        <w:t>)</w:t>
      </w:r>
    </w:p>
    <w:p w14:paraId="7B3CC00C" w14:textId="77777777" w:rsidR="0008472E" w:rsidRDefault="0008472E"/>
    <w:p w14:paraId="70CDCC0C" w14:textId="4E7060C0" w:rsidR="00F768D6" w:rsidRPr="00DB44A9" w:rsidRDefault="00F768D6" w:rsidP="00F768D6">
      <w:pPr>
        <w:rPr>
          <w:i/>
          <w:iCs/>
        </w:rPr>
      </w:pPr>
      <w:r>
        <w:rPr>
          <w:i/>
          <w:iCs/>
        </w:rPr>
        <w:t xml:space="preserve">Факт – тут </w:t>
      </w:r>
      <w:r w:rsidR="0046699B">
        <w:rPr>
          <w:i/>
          <w:iCs/>
        </w:rPr>
        <w:t>собираются</w:t>
      </w:r>
      <w:r>
        <w:rPr>
          <w:i/>
          <w:iCs/>
        </w:rPr>
        <w:t xml:space="preserve"> фактические значения</w:t>
      </w:r>
      <w:r w:rsidRPr="00DB44A9">
        <w:rPr>
          <w:i/>
          <w:iCs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8"/>
        <w:gridCol w:w="2361"/>
        <w:gridCol w:w="1289"/>
        <w:gridCol w:w="1933"/>
        <w:gridCol w:w="1490"/>
        <w:gridCol w:w="1164"/>
        <w:gridCol w:w="1886"/>
      </w:tblGrid>
      <w:tr w:rsidR="0046699B" w14:paraId="49489C43" w14:textId="77777777" w:rsidTr="00202595">
        <w:tc>
          <w:tcPr>
            <w:tcW w:w="328" w:type="dxa"/>
          </w:tcPr>
          <w:p w14:paraId="419B64C8" w14:textId="77777777" w:rsidR="0046699B" w:rsidRPr="00DB44A9" w:rsidRDefault="0046699B" w:rsidP="001D518B">
            <w:pPr>
              <w:rPr>
                <w:b/>
                <w:bCs/>
              </w:rPr>
            </w:pPr>
          </w:p>
        </w:tc>
        <w:tc>
          <w:tcPr>
            <w:tcW w:w="2361" w:type="dxa"/>
          </w:tcPr>
          <w:p w14:paraId="017630EA" w14:textId="77777777" w:rsidR="0046699B" w:rsidRPr="00DB44A9" w:rsidRDefault="0046699B" w:rsidP="001D518B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Группа активностей</w:t>
            </w:r>
          </w:p>
        </w:tc>
        <w:tc>
          <w:tcPr>
            <w:tcW w:w="1289" w:type="dxa"/>
          </w:tcPr>
          <w:p w14:paraId="2E3F35D5" w14:textId="77777777" w:rsidR="0046699B" w:rsidRPr="00DB44A9" w:rsidRDefault="0046699B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Вид активности</w:t>
            </w:r>
          </w:p>
        </w:tc>
        <w:tc>
          <w:tcPr>
            <w:tcW w:w="1933" w:type="dxa"/>
          </w:tcPr>
          <w:p w14:paraId="4A010864" w14:textId="77777777" w:rsidR="0046699B" w:rsidRPr="00DB44A9" w:rsidRDefault="0046699B" w:rsidP="001D518B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Аудитория</w:t>
            </w:r>
          </w:p>
        </w:tc>
        <w:tc>
          <w:tcPr>
            <w:tcW w:w="1490" w:type="dxa"/>
          </w:tcPr>
          <w:p w14:paraId="24ABCBC5" w14:textId="77777777" w:rsidR="0046699B" w:rsidRPr="00DB44A9" w:rsidRDefault="0046699B" w:rsidP="001D518B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Количество единиц</w:t>
            </w:r>
          </w:p>
        </w:tc>
        <w:tc>
          <w:tcPr>
            <w:tcW w:w="1164" w:type="dxa"/>
          </w:tcPr>
          <w:p w14:paraId="6DB501DB" w14:textId="77777777" w:rsidR="0046699B" w:rsidRPr="00DB44A9" w:rsidRDefault="0046699B" w:rsidP="001D518B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Сумма, руб.</w:t>
            </w:r>
          </w:p>
        </w:tc>
        <w:tc>
          <w:tcPr>
            <w:tcW w:w="1886" w:type="dxa"/>
          </w:tcPr>
          <w:p w14:paraId="54151EBA" w14:textId="77777777" w:rsidR="0046699B" w:rsidRPr="00DB44A9" w:rsidRDefault="0046699B" w:rsidP="001D518B">
            <w:pPr>
              <w:rPr>
                <w:b/>
                <w:bCs/>
              </w:rPr>
            </w:pPr>
            <w:r w:rsidRPr="00DB44A9">
              <w:rPr>
                <w:b/>
                <w:bCs/>
              </w:rPr>
              <w:t>% в общих затратах</w:t>
            </w:r>
          </w:p>
        </w:tc>
      </w:tr>
      <w:tr w:rsidR="00202595" w14:paraId="649BA168" w14:textId="77777777" w:rsidTr="00202595">
        <w:tc>
          <w:tcPr>
            <w:tcW w:w="328" w:type="dxa"/>
          </w:tcPr>
          <w:p w14:paraId="019F9641" w14:textId="77777777" w:rsidR="00202595" w:rsidRDefault="00202595" w:rsidP="00202595">
            <w:r>
              <w:t>1</w:t>
            </w:r>
          </w:p>
        </w:tc>
        <w:tc>
          <w:tcPr>
            <w:tcW w:w="2361" w:type="dxa"/>
          </w:tcPr>
          <w:p w14:paraId="6253DBE8" w14:textId="77777777" w:rsidR="00202595" w:rsidRDefault="00202595" w:rsidP="00202595">
            <w:r>
              <w:t>Преподаватели-практики</w:t>
            </w:r>
          </w:p>
        </w:tc>
        <w:tc>
          <w:tcPr>
            <w:tcW w:w="1289" w:type="dxa"/>
          </w:tcPr>
          <w:p w14:paraId="46283823" w14:textId="77777777" w:rsidR="00202595" w:rsidRPr="00DB44A9" w:rsidRDefault="00202595" w:rsidP="00202595">
            <w:r>
              <w:t>О</w:t>
            </w:r>
          </w:p>
        </w:tc>
        <w:tc>
          <w:tcPr>
            <w:tcW w:w="1933" w:type="dxa"/>
          </w:tcPr>
          <w:p w14:paraId="107F8780" w14:textId="77777777" w:rsidR="00202595" w:rsidRDefault="00202595" w:rsidP="00202595">
            <w:r>
              <w:t xml:space="preserve">Вузы </w:t>
            </w:r>
          </w:p>
          <w:p w14:paraId="077DE44A" w14:textId="77777777" w:rsidR="00202595" w:rsidRDefault="00202595" w:rsidP="00202595"/>
          <w:p w14:paraId="0FFE6864" w14:textId="09F7EFC4" w:rsidR="00202595" w:rsidRDefault="00202595" w:rsidP="00202595">
            <w:r>
              <w:t>Колледжи</w:t>
            </w:r>
          </w:p>
        </w:tc>
        <w:tc>
          <w:tcPr>
            <w:tcW w:w="1490" w:type="dxa"/>
          </w:tcPr>
          <w:p w14:paraId="2DF7775B" w14:textId="77777777" w:rsidR="00202595" w:rsidRDefault="00202595" w:rsidP="00202595">
            <w:r>
              <w:t xml:space="preserve">Общее количество педагогов </w:t>
            </w:r>
          </w:p>
        </w:tc>
        <w:tc>
          <w:tcPr>
            <w:tcW w:w="1164" w:type="dxa"/>
          </w:tcPr>
          <w:p w14:paraId="09AAAC4A" w14:textId="77777777" w:rsidR="00202595" w:rsidRDefault="00202595" w:rsidP="00202595">
            <w:r>
              <w:t>Общая сумма затрат по категории</w:t>
            </w:r>
          </w:p>
        </w:tc>
        <w:tc>
          <w:tcPr>
            <w:tcW w:w="1886" w:type="dxa"/>
          </w:tcPr>
          <w:p w14:paraId="73A03845" w14:textId="77777777" w:rsidR="00202595" w:rsidRPr="0008472E" w:rsidRDefault="00202595" w:rsidP="00202595">
            <w:r>
              <w:t>Сумма по категории</w:t>
            </w:r>
            <w:r w:rsidRPr="0008472E">
              <w:t>/</w:t>
            </w:r>
            <w:r>
              <w:t>Общая сумма затрат х 100%</w:t>
            </w:r>
          </w:p>
        </w:tc>
      </w:tr>
      <w:tr w:rsidR="00784FCC" w14:paraId="1B3460CD" w14:textId="77777777" w:rsidTr="00202595">
        <w:tc>
          <w:tcPr>
            <w:tcW w:w="328" w:type="dxa"/>
          </w:tcPr>
          <w:p w14:paraId="030E00F1" w14:textId="77777777" w:rsidR="00784FCC" w:rsidRDefault="00784FCC" w:rsidP="00202595"/>
        </w:tc>
        <w:tc>
          <w:tcPr>
            <w:tcW w:w="2361" w:type="dxa"/>
          </w:tcPr>
          <w:p w14:paraId="3CADB4F6" w14:textId="77777777" w:rsidR="00784FCC" w:rsidRDefault="00784FCC" w:rsidP="00202595">
            <w:r>
              <w:t>По преподавателям:</w:t>
            </w:r>
          </w:p>
          <w:p w14:paraId="4B46CD6E" w14:textId="6CAD61FF" w:rsidR="00784FCC" w:rsidRDefault="00784FCC" w:rsidP="00202595">
            <w:r>
              <w:lastRenderedPageBreak/>
              <w:t xml:space="preserve">Указать их расписание, график работы, </w:t>
            </w:r>
          </w:p>
        </w:tc>
        <w:tc>
          <w:tcPr>
            <w:tcW w:w="1289" w:type="dxa"/>
          </w:tcPr>
          <w:p w14:paraId="7643D16C" w14:textId="77777777" w:rsidR="00784FCC" w:rsidRDefault="00784FCC" w:rsidP="00202595"/>
        </w:tc>
        <w:tc>
          <w:tcPr>
            <w:tcW w:w="1933" w:type="dxa"/>
          </w:tcPr>
          <w:p w14:paraId="22C612A0" w14:textId="77777777" w:rsidR="00784FCC" w:rsidRDefault="00784FCC" w:rsidP="00202595"/>
        </w:tc>
        <w:tc>
          <w:tcPr>
            <w:tcW w:w="1490" w:type="dxa"/>
          </w:tcPr>
          <w:p w14:paraId="23C5374E" w14:textId="77777777" w:rsidR="00784FCC" w:rsidRDefault="00784FCC" w:rsidP="00202595"/>
        </w:tc>
        <w:tc>
          <w:tcPr>
            <w:tcW w:w="1164" w:type="dxa"/>
          </w:tcPr>
          <w:p w14:paraId="5FE76122" w14:textId="77777777" w:rsidR="00784FCC" w:rsidRDefault="00784FCC" w:rsidP="00202595"/>
        </w:tc>
        <w:tc>
          <w:tcPr>
            <w:tcW w:w="1886" w:type="dxa"/>
          </w:tcPr>
          <w:p w14:paraId="4A863F3A" w14:textId="77777777" w:rsidR="00784FCC" w:rsidRDefault="00784FCC" w:rsidP="00202595"/>
        </w:tc>
      </w:tr>
      <w:tr w:rsidR="00202595" w14:paraId="54D08011" w14:textId="77777777" w:rsidTr="00202595">
        <w:tc>
          <w:tcPr>
            <w:tcW w:w="328" w:type="dxa"/>
          </w:tcPr>
          <w:p w14:paraId="418BF3D0" w14:textId="77777777" w:rsidR="00202595" w:rsidRDefault="00202595" w:rsidP="00202595">
            <w:r>
              <w:t>2</w:t>
            </w:r>
          </w:p>
        </w:tc>
        <w:tc>
          <w:tcPr>
            <w:tcW w:w="2361" w:type="dxa"/>
          </w:tcPr>
          <w:p w14:paraId="31155505" w14:textId="77777777" w:rsidR="00202595" w:rsidRDefault="00202595" w:rsidP="00202595">
            <w:r>
              <w:t>ООП и РПД</w:t>
            </w:r>
          </w:p>
        </w:tc>
        <w:tc>
          <w:tcPr>
            <w:tcW w:w="1289" w:type="dxa"/>
          </w:tcPr>
          <w:p w14:paraId="1A6B6E38" w14:textId="77777777" w:rsidR="00202595" w:rsidRDefault="00202595" w:rsidP="00202595">
            <w:r>
              <w:t>О</w:t>
            </w:r>
          </w:p>
        </w:tc>
        <w:tc>
          <w:tcPr>
            <w:tcW w:w="1933" w:type="dxa"/>
          </w:tcPr>
          <w:p w14:paraId="683FD4F6" w14:textId="77777777" w:rsidR="00202595" w:rsidRDefault="00202595" w:rsidP="00202595">
            <w:r>
              <w:t xml:space="preserve">Вузы </w:t>
            </w:r>
          </w:p>
          <w:p w14:paraId="73D9C5FE" w14:textId="77777777" w:rsidR="00202595" w:rsidRDefault="00202595" w:rsidP="00202595"/>
          <w:p w14:paraId="2670262C" w14:textId="07B5F771" w:rsidR="00202595" w:rsidRDefault="00202595" w:rsidP="00202595">
            <w:r>
              <w:t>Колледжи</w:t>
            </w:r>
          </w:p>
        </w:tc>
        <w:tc>
          <w:tcPr>
            <w:tcW w:w="1490" w:type="dxa"/>
          </w:tcPr>
          <w:p w14:paraId="377538EE" w14:textId="77777777" w:rsidR="00202595" w:rsidRDefault="00202595" w:rsidP="00202595">
            <w:r>
              <w:t>Общее количество ООП и РПД</w:t>
            </w:r>
          </w:p>
        </w:tc>
        <w:tc>
          <w:tcPr>
            <w:tcW w:w="1164" w:type="dxa"/>
          </w:tcPr>
          <w:p w14:paraId="2715DF39" w14:textId="77777777" w:rsidR="00202595" w:rsidRDefault="00202595" w:rsidP="00202595">
            <w:r>
              <w:t>Общая сумма затрат по категории</w:t>
            </w:r>
          </w:p>
        </w:tc>
        <w:tc>
          <w:tcPr>
            <w:tcW w:w="1886" w:type="dxa"/>
          </w:tcPr>
          <w:p w14:paraId="0D21629B" w14:textId="77777777" w:rsidR="00202595" w:rsidRDefault="00202595" w:rsidP="00202595"/>
        </w:tc>
      </w:tr>
      <w:tr w:rsidR="00202595" w14:paraId="76424CA8" w14:textId="77777777" w:rsidTr="00202595">
        <w:tc>
          <w:tcPr>
            <w:tcW w:w="328" w:type="dxa"/>
          </w:tcPr>
          <w:p w14:paraId="5DCDE903" w14:textId="77777777" w:rsidR="00202595" w:rsidRDefault="00202595" w:rsidP="00202595">
            <w:r>
              <w:t>3</w:t>
            </w:r>
          </w:p>
        </w:tc>
        <w:tc>
          <w:tcPr>
            <w:tcW w:w="2361" w:type="dxa"/>
          </w:tcPr>
          <w:p w14:paraId="3F70F3F4" w14:textId="77777777" w:rsidR="00202595" w:rsidRDefault="00202595" w:rsidP="00202595">
            <w:r>
              <w:t>Стажировки и практики с трудоустройством</w:t>
            </w:r>
          </w:p>
        </w:tc>
        <w:tc>
          <w:tcPr>
            <w:tcW w:w="1289" w:type="dxa"/>
          </w:tcPr>
          <w:p w14:paraId="6B4BA5A3" w14:textId="77777777" w:rsidR="00202595" w:rsidRDefault="00202595" w:rsidP="00202595">
            <w:r>
              <w:t>В</w:t>
            </w:r>
          </w:p>
        </w:tc>
        <w:tc>
          <w:tcPr>
            <w:tcW w:w="1933" w:type="dxa"/>
          </w:tcPr>
          <w:p w14:paraId="6CAFAE91" w14:textId="77777777" w:rsidR="00202595" w:rsidRDefault="00202595" w:rsidP="00202595">
            <w:r>
              <w:t xml:space="preserve">Вузы </w:t>
            </w:r>
          </w:p>
          <w:p w14:paraId="2AC8DBD3" w14:textId="77777777" w:rsidR="00202595" w:rsidRDefault="00202595" w:rsidP="00202595"/>
          <w:p w14:paraId="501E61CA" w14:textId="6AE2573B" w:rsidR="00202595" w:rsidRDefault="00202595" w:rsidP="00202595">
            <w:r>
              <w:t>Колледжи</w:t>
            </w:r>
          </w:p>
        </w:tc>
        <w:tc>
          <w:tcPr>
            <w:tcW w:w="1490" w:type="dxa"/>
          </w:tcPr>
          <w:p w14:paraId="389A5AB9" w14:textId="77777777" w:rsidR="00202595" w:rsidRDefault="00202595" w:rsidP="00202595">
            <w:r>
              <w:t>Общее количество стажеров и практикантов</w:t>
            </w:r>
          </w:p>
        </w:tc>
        <w:tc>
          <w:tcPr>
            <w:tcW w:w="1164" w:type="dxa"/>
          </w:tcPr>
          <w:p w14:paraId="14974AF8" w14:textId="77777777" w:rsidR="00202595" w:rsidRDefault="00202595" w:rsidP="00202595">
            <w:r>
              <w:t>Общая сумма затрат по категории</w:t>
            </w:r>
          </w:p>
        </w:tc>
        <w:tc>
          <w:tcPr>
            <w:tcW w:w="1886" w:type="dxa"/>
          </w:tcPr>
          <w:p w14:paraId="0B23C4D1" w14:textId="77777777" w:rsidR="00202595" w:rsidRDefault="00202595" w:rsidP="00202595"/>
        </w:tc>
      </w:tr>
      <w:tr w:rsidR="00202595" w14:paraId="0C463867" w14:textId="77777777" w:rsidTr="00202595">
        <w:tc>
          <w:tcPr>
            <w:tcW w:w="328" w:type="dxa"/>
          </w:tcPr>
          <w:p w14:paraId="6883B4DA" w14:textId="77777777" w:rsidR="00202595" w:rsidRDefault="00202595" w:rsidP="00202595">
            <w:r>
              <w:t>4</w:t>
            </w:r>
          </w:p>
        </w:tc>
        <w:tc>
          <w:tcPr>
            <w:tcW w:w="2361" w:type="dxa"/>
          </w:tcPr>
          <w:p w14:paraId="1FBDF7B9" w14:textId="77777777" w:rsidR="00202595" w:rsidRDefault="00202595" w:rsidP="00202595">
            <w:proofErr w:type="spellStart"/>
            <w:r>
              <w:t>Софинансирование</w:t>
            </w:r>
            <w:proofErr w:type="spellEnd"/>
            <w:r>
              <w:t xml:space="preserve"> программ ТОП ИТ, ТОП ИИ</w:t>
            </w:r>
          </w:p>
        </w:tc>
        <w:tc>
          <w:tcPr>
            <w:tcW w:w="1289" w:type="dxa"/>
          </w:tcPr>
          <w:p w14:paraId="55D53698" w14:textId="77777777" w:rsidR="00202595" w:rsidRDefault="00202595" w:rsidP="00202595">
            <w:r>
              <w:t>В</w:t>
            </w:r>
          </w:p>
        </w:tc>
        <w:tc>
          <w:tcPr>
            <w:tcW w:w="1933" w:type="dxa"/>
          </w:tcPr>
          <w:p w14:paraId="7B8582F2" w14:textId="77777777" w:rsidR="00202595" w:rsidRDefault="00202595" w:rsidP="00202595">
            <w:r>
              <w:t xml:space="preserve">Вузы </w:t>
            </w:r>
          </w:p>
          <w:p w14:paraId="4BFD76D9" w14:textId="77777777" w:rsidR="00202595" w:rsidRDefault="00202595" w:rsidP="00202595"/>
          <w:p w14:paraId="6F9C3C82" w14:textId="1C3AE835" w:rsidR="00202595" w:rsidRDefault="00202595" w:rsidP="00202595">
            <w:r>
              <w:t>Колледжи</w:t>
            </w:r>
            <w:r w:rsidR="004E20EE">
              <w:rPr>
                <w:lang w:val="en-US"/>
              </w:rPr>
              <w:t xml:space="preserve"> </w:t>
            </w:r>
          </w:p>
        </w:tc>
        <w:tc>
          <w:tcPr>
            <w:tcW w:w="1490" w:type="dxa"/>
          </w:tcPr>
          <w:p w14:paraId="57CA3884" w14:textId="77777777" w:rsidR="00202595" w:rsidRDefault="00202595" w:rsidP="00202595">
            <w:r>
              <w:t>Общее количество программ</w:t>
            </w:r>
          </w:p>
        </w:tc>
        <w:tc>
          <w:tcPr>
            <w:tcW w:w="1164" w:type="dxa"/>
          </w:tcPr>
          <w:p w14:paraId="03E7125F" w14:textId="77777777" w:rsidR="00202595" w:rsidRDefault="00202595" w:rsidP="00202595">
            <w:r>
              <w:t>Общая сумма затрат по категории</w:t>
            </w:r>
          </w:p>
        </w:tc>
        <w:tc>
          <w:tcPr>
            <w:tcW w:w="1886" w:type="dxa"/>
          </w:tcPr>
          <w:p w14:paraId="52B88800" w14:textId="77777777" w:rsidR="00202595" w:rsidRDefault="00202595" w:rsidP="00202595"/>
        </w:tc>
      </w:tr>
      <w:tr w:rsidR="0046699B" w14:paraId="137D06DC" w14:textId="77777777" w:rsidTr="00202595">
        <w:tc>
          <w:tcPr>
            <w:tcW w:w="328" w:type="dxa"/>
          </w:tcPr>
          <w:p w14:paraId="7CEE7712" w14:textId="77777777" w:rsidR="0046699B" w:rsidRDefault="0046699B" w:rsidP="001D518B">
            <w:r>
              <w:t>5</w:t>
            </w:r>
          </w:p>
        </w:tc>
        <w:tc>
          <w:tcPr>
            <w:tcW w:w="2361" w:type="dxa"/>
          </w:tcPr>
          <w:p w14:paraId="635ADB75" w14:textId="77777777" w:rsidR="0046699B" w:rsidRDefault="0046699B" w:rsidP="001D518B">
            <w:r>
              <w:t xml:space="preserve">Реализация по Решению </w:t>
            </w:r>
            <w:proofErr w:type="spellStart"/>
            <w:r>
              <w:t>Минцифры</w:t>
            </w:r>
            <w:proofErr w:type="spellEnd"/>
          </w:p>
        </w:tc>
        <w:tc>
          <w:tcPr>
            <w:tcW w:w="1289" w:type="dxa"/>
          </w:tcPr>
          <w:p w14:paraId="2FA20354" w14:textId="77777777" w:rsidR="0046699B" w:rsidRDefault="0046699B" w:rsidP="001D518B">
            <w:r>
              <w:t>В</w:t>
            </w:r>
          </w:p>
        </w:tc>
        <w:tc>
          <w:tcPr>
            <w:tcW w:w="1933" w:type="dxa"/>
          </w:tcPr>
          <w:p w14:paraId="167D7B2D" w14:textId="77777777" w:rsidR="00202595" w:rsidRDefault="00202595" w:rsidP="00202595">
            <w:r>
              <w:t xml:space="preserve">Вузы </w:t>
            </w:r>
          </w:p>
          <w:p w14:paraId="66EB2099" w14:textId="77777777" w:rsidR="00202595" w:rsidRDefault="00202595" w:rsidP="00202595"/>
          <w:p w14:paraId="75666F99" w14:textId="42EA23B3" w:rsidR="0046699B" w:rsidRDefault="00202595" w:rsidP="00202595">
            <w:r>
              <w:t>Колледжи</w:t>
            </w:r>
            <w:r>
              <w:br/>
            </w:r>
            <w:r>
              <w:br/>
              <w:t>Ш</w:t>
            </w:r>
            <w:r w:rsidR="0046699B">
              <w:t>кольный трек</w:t>
            </w:r>
            <w:r w:rsidR="00EB1066">
              <w:br/>
            </w:r>
          </w:p>
        </w:tc>
        <w:tc>
          <w:tcPr>
            <w:tcW w:w="1490" w:type="dxa"/>
          </w:tcPr>
          <w:p w14:paraId="75D448B9" w14:textId="77777777" w:rsidR="0046699B" w:rsidRDefault="0046699B" w:rsidP="001D518B"/>
        </w:tc>
        <w:tc>
          <w:tcPr>
            <w:tcW w:w="1164" w:type="dxa"/>
          </w:tcPr>
          <w:p w14:paraId="6BF6E30E" w14:textId="77777777" w:rsidR="0046699B" w:rsidRDefault="0046699B" w:rsidP="001D518B"/>
        </w:tc>
        <w:tc>
          <w:tcPr>
            <w:tcW w:w="1886" w:type="dxa"/>
          </w:tcPr>
          <w:p w14:paraId="7971880B" w14:textId="77777777" w:rsidR="0046699B" w:rsidRDefault="0046699B" w:rsidP="001D518B"/>
        </w:tc>
      </w:tr>
      <w:tr w:rsidR="0046699B" w14:paraId="362CD920" w14:textId="77777777" w:rsidTr="00202595">
        <w:tc>
          <w:tcPr>
            <w:tcW w:w="328" w:type="dxa"/>
          </w:tcPr>
          <w:p w14:paraId="3E7CD8F3" w14:textId="77777777" w:rsidR="0046699B" w:rsidRDefault="0046699B" w:rsidP="001D518B">
            <w:r>
              <w:t>6</w:t>
            </w:r>
          </w:p>
        </w:tc>
        <w:tc>
          <w:tcPr>
            <w:tcW w:w="2361" w:type="dxa"/>
          </w:tcPr>
          <w:p w14:paraId="569BB080" w14:textId="77777777" w:rsidR="0046699B" w:rsidRDefault="0046699B" w:rsidP="001D518B">
            <w:r>
              <w:t>ИТ-кружки для школьников 5-11 классов</w:t>
            </w:r>
          </w:p>
        </w:tc>
        <w:tc>
          <w:tcPr>
            <w:tcW w:w="1289" w:type="dxa"/>
          </w:tcPr>
          <w:p w14:paraId="2DCF109E" w14:textId="77777777" w:rsidR="0046699B" w:rsidRDefault="0046699B" w:rsidP="001D518B">
            <w:r>
              <w:t>В</w:t>
            </w:r>
          </w:p>
        </w:tc>
        <w:tc>
          <w:tcPr>
            <w:tcW w:w="1933" w:type="dxa"/>
          </w:tcPr>
          <w:p w14:paraId="7BBD495F" w14:textId="77777777" w:rsidR="0046699B" w:rsidRDefault="0046699B" w:rsidP="001D518B">
            <w:r>
              <w:t>Школьный трек</w:t>
            </w:r>
          </w:p>
        </w:tc>
        <w:tc>
          <w:tcPr>
            <w:tcW w:w="1490" w:type="dxa"/>
          </w:tcPr>
          <w:p w14:paraId="27B4C8C2" w14:textId="77777777" w:rsidR="0046699B" w:rsidRDefault="0046699B" w:rsidP="001D518B"/>
        </w:tc>
        <w:tc>
          <w:tcPr>
            <w:tcW w:w="1164" w:type="dxa"/>
          </w:tcPr>
          <w:p w14:paraId="5D868F12" w14:textId="77777777" w:rsidR="0046699B" w:rsidRDefault="0046699B" w:rsidP="001D518B"/>
        </w:tc>
        <w:tc>
          <w:tcPr>
            <w:tcW w:w="1886" w:type="dxa"/>
          </w:tcPr>
          <w:p w14:paraId="0E2B8227" w14:textId="77777777" w:rsidR="0046699B" w:rsidRDefault="0046699B" w:rsidP="001D518B"/>
        </w:tc>
      </w:tr>
      <w:tr w:rsidR="0046699B" w14:paraId="7F12EF88" w14:textId="77777777" w:rsidTr="00202595">
        <w:tc>
          <w:tcPr>
            <w:tcW w:w="328" w:type="dxa"/>
          </w:tcPr>
          <w:p w14:paraId="71927AFC" w14:textId="77777777" w:rsidR="0046699B" w:rsidRDefault="0046699B" w:rsidP="001D518B">
            <w:r>
              <w:t>7</w:t>
            </w:r>
          </w:p>
        </w:tc>
        <w:tc>
          <w:tcPr>
            <w:tcW w:w="2361" w:type="dxa"/>
          </w:tcPr>
          <w:p w14:paraId="1B851800" w14:textId="77777777" w:rsidR="0046699B" w:rsidRDefault="0046699B" w:rsidP="001D518B">
            <w:r>
              <w:t>Образовательный контент для школьников и учителей</w:t>
            </w:r>
          </w:p>
        </w:tc>
        <w:tc>
          <w:tcPr>
            <w:tcW w:w="1289" w:type="dxa"/>
          </w:tcPr>
          <w:p w14:paraId="5BF6749E" w14:textId="77777777" w:rsidR="0046699B" w:rsidRDefault="0046699B" w:rsidP="001D518B">
            <w:r>
              <w:t>В</w:t>
            </w:r>
          </w:p>
        </w:tc>
        <w:tc>
          <w:tcPr>
            <w:tcW w:w="1933" w:type="dxa"/>
          </w:tcPr>
          <w:p w14:paraId="18E4A938" w14:textId="77777777" w:rsidR="0046699B" w:rsidRDefault="0046699B" w:rsidP="001D518B">
            <w:r>
              <w:t>Школьный трек</w:t>
            </w:r>
          </w:p>
        </w:tc>
        <w:tc>
          <w:tcPr>
            <w:tcW w:w="1490" w:type="dxa"/>
          </w:tcPr>
          <w:p w14:paraId="173C7854" w14:textId="77777777" w:rsidR="0046699B" w:rsidRDefault="0046699B" w:rsidP="001D518B"/>
        </w:tc>
        <w:tc>
          <w:tcPr>
            <w:tcW w:w="1164" w:type="dxa"/>
          </w:tcPr>
          <w:p w14:paraId="05E0DDB9" w14:textId="77777777" w:rsidR="0046699B" w:rsidRDefault="0046699B" w:rsidP="001D518B"/>
        </w:tc>
        <w:tc>
          <w:tcPr>
            <w:tcW w:w="1886" w:type="dxa"/>
          </w:tcPr>
          <w:p w14:paraId="1EA6C652" w14:textId="77777777" w:rsidR="0046699B" w:rsidRDefault="0046699B" w:rsidP="001D518B"/>
        </w:tc>
      </w:tr>
      <w:tr w:rsidR="00673300" w14:paraId="0C703F71" w14:textId="77777777" w:rsidTr="00202595">
        <w:tc>
          <w:tcPr>
            <w:tcW w:w="328" w:type="dxa"/>
          </w:tcPr>
          <w:p w14:paraId="3CCBC40D" w14:textId="77777777" w:rsidR="00673300" w:rsidRDefault="00673300" w:rsidP="001D518B"/>
        </w:tc>
        <w:tc>
          <w:tcPr>
            <w:tcW w:w="2361" w:type="dxa"/>
          </w:tcPr>
          <w:p w14:paraId="702D092D" w14:textId="25698B40" w:rsidR="00673300" w:rsidRDefault="00673300" w:rsidP="001D518B">
            <w:r>
              <w:t xml:space="preserve">Добавить: отчетность по структурным </w:t>
            </w:r>
            <w:proofErr w:type="gramStart"/>
            <w:r>
              <w:t>подразделениям:  Кафедра</w:t>
            </w:r>
            <w:proofErr w:type="gramEnd"/>
            <w:r>
              <w:t xml:space="preserve"> – Институт(школа, факультет)</w:t>
            </w:r>
          </w:p>
        </w:tc>
        <w:tc>
          <w:tcPr>
            <w:tcW w:w="1289" w:type="dxa"/>
          </w:tcPr>
          <w:p w14:paraId="0AC5F71E" w14:textId="77777777" w:rsidR="00673300" w:rsidRDefault="00673300" w:rsidP="001D518B"/>
        </w:tc>
        <w:tc>
          <w:tcPr>
            <w:tcW w:w="1933" w:type="dxa"/>
          </w:tcPr>
          <w:p w14:paraId="67A5DF6F" w14:textId="77777777" w:rsidR="00673300" w:rsidRDefault="00673300" w:rsidP="001D518B"/>
        </w:tc>
        <w:tc>
          <w:tcPr>
            <w:tcW w:w="1490" w:type="dxa"/>
          </w:tcPr>
          <w:p w14:paraId="6179A59A" w14:textId="77777777" w:rsidR="00673300" w:rsidRDefault="00673300" w:rsidP="001D518B"/>
        </w:tc>
        <w:tc>
          <w:tcPr>
            <w:tcW w:w="1164" w:type="dxa"/>
          </w:tcPr>
          <w:p w14:paraId="12D2DD97" w14:textId="77777777" w:rsidR="00673300" w:rsidRDefault="00673300" w:rsidP="001D518B"/>
        </w:tc>
        <w:tc>
          <w:tcPr>
            <w:tcW w:w="1886" w:type="dxa"/>
          </w:tcPr>
          <w:p w14:paraId="3E8B98C3" w14:textId="77777777" w:rsidR="00673300" w:rsidRDefault="00673300" w:rsidP="001D518B"/>
        </w:tc>
      </w:tr>
      <w:tr w:rsidR="0046699B" w14:paraId="4E6803C3" w14:textId="77777777" w:rsidTr="00202595">
        <w:tc>
          <w:tcPr>
            <w:tcW w:w="328" w:type="dxa"/>
          </w:tcPr>
          <w:p w14:paraId="147C3A02" w14:textId="77777777" w:rsidR="0046699B" w:rsidRDefault="0046699B" w:rsidP="001D518B"/>
        </w:tc>
        <w:tc>
          <w:tcPr>
            <w:tcW w:w="2361" w:type="dxa"/>
          </w:tcPr>
          <w:p w14:paraId="7CCA0D1B" w14:textId="77777777" w:rsidR="0046699B" w:rsidRPr="0008472E" w:rsidRDefault="0046699B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Сумма затрат по всем активностям</w:t>
            </w:r>
          </w:p>
        </w:tc>
        <w:tc>
          <w:tcPr>
            <w:tcW w:w="1289" w:type="dxa"/>
          </w:tcPr>
          <w:p w14:paraId="6E65AF5B" w14:textId="77777777" w:rsidR="0046699B" w:rsidRPr="0008472E" w:rsidRDefault="0046699B" w:rsidP="001D518B">
            <w:pPr>
              <w:rPr>
                <w:b/>
                <w:bCs/>
              </w:rPr>
            </w:pPr>
          </w:p>
        </w:tc>
        <w:tc>
          <w:tcPr>
            <w:tcW w:w="1933" w:type="dxa"/>
          </w:tcPr>
          <w:p w14:paraId="4E051B49" w14:textId="77777777" w:rsidR="0046699B" w:rsidRPr="0008472E" w:rsidRDefault="0046699B" w:rsidP="001D518B">
            <w:pPr>
              <w:rPr>
                <w:b/>
                <w:bCs/>
              </w:rPr>
            </w:pPr>
          </w:p>
        </w:tc>
        <w:tc>
          <w:tcPr>
            <w:tcW w:w="1490" w:type="dxa"/>
          </w:tcPr>
          <w:p w14:paraId="34F4A8A5" w14:textId="77777777" w:rsidR="0046699B" w:rsidRPr="0008472E" w:rsidRDefault="0046699B" w:rsidP="001D518B">
            <w:pPr>
              <w:rPr>
                <w:b/>
                <w:bCs/>
              </w:rPr>
            </w:pPr>
          </w:p>
        </w:tc>
        <w:tc>
          <w:tcPr>
            <w:tcW w:w="1164" w:type="dxa"/>
          </w:tcPr>
          <w:p w14:paraId="28F695B7" w14:textId="77777777" w:rsidR="0046699B" w:rsidRPr="0008472E" w:rsidRDefault="0046699B" w:rsidP="001D518B">
            <w:pPr>
              <w:rPr>
                <w:b/>
                <w:bCs/>
              </w:rPr>
            </w:pPr>
          </w:p>
        </w:tc>
        <w:tc>
          <w:tcPr>
            <w:tcW w:w="1886" w:type="dxa"/>
          </w:tcPr>
          <w:p w14:paraId="16DA43CE" w14:textId="77777777" w:rsidR="0046699B" w:rsidRPr="0008472E" w:rsidRDefault="0046699B" w:rsidP="001D518B">
            <w:pPr>
              <w:rPr>
                <w:b/>
                <w:bCs/>
              </w:rPr>
            </w:pPr>
          </w:p>
        </w:tc>
      </w:tr>
    </w:tbl>
    <w:p w14:paraId="457D3251" w14:textId="3A41FC47" w:rsidR="00AE751F" w:rsidRDefault="00AE751F"/>
    <w:p w14:paraId="2E057FB5" w14:textId="5483DD79" w:rsidR="00AE751F" w:rsidRPr="0008472E" w:rsidRDefault="00AE751F">
      <w:r>
        <w:t xml:space="preserve">Опция </w:t>
      </w:r>
      <w:r w:rsidRPr="008F702D">
        <w:rPr>
          <w:u w:val="single"/>
        </w:rPr>
        <w:t xml:space="preserve">«Сформировать отчет по </w:t>
      </w:r>
      <w:r w:rsidR="008F702D" w:rsidRPr="008F702D">
        <w:rPr>
          <w:u w:val="single"/>
        </w:rPr>
        <w:t>реализованным мероприятиям</w:t>
      </w:r>
      <w:r w:rsidRPr="008F702D">
        <w:rPr>
          <w:u w:val="single"/>
        </w:rPr>
        <w:t>»</w:t>
      </w:r>
      <w:r>
        <w:t xml:space="preserve"> </w:t>
      </w:r>
      <w:r w:rsidR="008F702D">
        <w:t>- по каждому партнеру + сводный для МЦ</w:t>
      </w:r>
      <w:r w:rsidR="0008472E" w:rsidRPr="0008472E">
        <w:t xml:space="preserve"> (</w:t>
      </w:r>
      <w:r w:rsidR="0008472E">
        <w:t xml:space="preserve">выгрузка в </w:t>
      </w:r>
      <w:proofErr w:type="spellStart"/>
      <w:r w:rsidR="0008472E">
        <w:rPr>
          <w:lang w:val="en-US"/>
        </w:rPr>
        <w:t>xls</w:t>
      </w:r>
      <w:proofErr w:type="spellEnd"/>
      <w:r w:rsidR="0008472E" w:rsidRPr="0008472E">
        <w:t>)</w:t>
      </w:r>
    </w:p>
    <w:p w14:paraId="6FC83684" w14:textId="2B685B40" w:rsidR="008F702D" w:rsidRDefault="008F702D" w:rsidP="008F702D">
      <w:r>
        <w:t xml:space="preserve">Опция </w:t>
      </w:r>
      <w:r w:rsidRPr="008F702D">
        <w:rPr>
          <w:u w:val="single"/>
        </w:rPr>
        <w:t>«Сформировать отчет по стажировкам»</w:t>
      </w:r>
      <w:r w:rsidRPr="008F702D">
        <w:t xml:space="preserve"> -</w:t>
      </w:r>
      <w:r w:rsidR="00513CD2" w:rsidRPr="00444269">
        <w:rPr>
          <w:u w:val="single"/>
        </w:rPr>
        <w:t xml:space="preserve"> </w:t>
      </w:r>
      <w:r>
        <w:t>по каждому партнеру + сводный для МЦ</w:t>
      </w:r>
      <w:r w:rsidR="0008472E" w:rsidRPr="0008472E">
        <w:t xml:space="preserve"> (</w:t>
      </w:r>
      <w:r w:rsidR="0008472E">
        <w:t xml:space="preserve">выгрузка в </w:t>
      </w:r>
      <w:proofErr w:type="spellStart"/>
      <w:r w:rsidR="0008472E">
        <w:rPr>
          <w:lang w:val="en-US"/>
        </w:rPr>
        <w:t>xls</w:t>
      </w:r>
      <w:proofErr w:type="spellEnd"/>
      <w:r w:rsidR="0008472E" w:rsidRPr="0008472E">
        <w:t>)</w:t>
      </w:r>
      <w:r w:rsidR="007F172D">
        <w:t xml:space="preserve">; по каждому наставнику (выгрузка в </w:t>
      </w:r>
      <w:proofErr w:type="spellStart"/>
      <w:r w:rsidR="007F172D">
        <w:rPr>
          <w:lang w:val="en-US"/>
        </w:rPr>
        <w:t>xls</w:t>
      </w:r>
      <w:proofErr w:type="spellEnd"/>
      <w:r w:rsidR="007F172D" w:rsidRPr="00444269">
        <w:t>)</w:t>
      </w:r>
    </w:p>
    <w:p w14:paraId="47A9F1F6" w14:textId="46BC2D9A" w:rsidR="00784FCC" w:rsidRPr="00444269" w:rsidRDefault="00784FCC" w:rsidP="008F702D">
      <w:r>
        <w:t xml:space="preserve">Редактируемые отчеты, </w:t>
      </w:r>
      <w:r>
        <w:rPr>
          <w:lang w:val="en-US"/>
        </w:rPr>
        <w:t>xlsx</w:t>
      </w:r>
    </w:p>
    <w:p w14:paraId="26E678FD" w14:textId="07652616" w:rsidR="0046699B" w:rsidRDefault="0046699B">
      <w:pPr>
        <w:rPr>
          <w:u w:val="single"/>
        </w:rPr>
      </w:pPr>
      <w:r>
        <w:rPr>
          <w:u w:val="single"/>
        </w:rPr>
        <w:br w:type="page"/>
      </w:r>
    </w:p>
    <w:p w14:paraId="2061E551" w14:textId="297CA402" w:rsidR="00AE751F" w:rsidRPr="0046699B" w:rsidRDefault="00AE751F">
      <w:pPr>
        <w:rPr>
          <w:b/>
          <w:bCs/>
        </w:rPr>
      </w:pPr>
      <w:r w:rsidRPr="0046699B">
        <w:rPr>
          <w:b/>
          <w:bCs/>
        </w:rPr>
        <w:lastRenderedPageBreak/>
        <w:t>ОТДЕЛЬНЫЕ ВКЛАДКИ/РАЗДЕЛЫ</w:t>
      </w:r>
    </w:p>
    <w:p w14:paraId="0DF869AA" w14:textId="4F2E9E30" w:rsidR="003B2729" w:rsidRDefault="00F768D6">
      <w:pPr>
        <w:rPr>
          <w:i/>
          <w:iCs/>
        </w:rPr>
      </w:pPr>
      <w:r w:rsidRPr="00756929">
        <w:rPr>
          <w:i/>
          <w:iCs/>
        </w:rPr>
        <w:t>Раздел «Партнеры Инициативы»</w:t>
      </w:r>
    </w:p>
    <w:p w14:paraId="61E5B21D" w14:textId="77777777" w:rsidR="0046699B" w:rsidRDefault="0046699B" w:rsidP="0046699B">
      <w:pPr>
        <w:pStyle w:val="a3"/>
        <w:numPr>
          <w:ilvl w:val="0"/>
          <w:numId w:val="12"/>
        </w:numPr>
      </w:pPr>
      <w:r>
        <w:t>Возможность фильтрации по:</w:t>
      </w:r>
    </w:p>
    <w:p w14:paraId="43EEDBDA" w14:textId="7BA36D70" w:rsidR="0046699B" w:rsidRDefault="0046699B" w:rsidP="0046699B">
      <w:pPr>
        <w:pStyle w:val="a3"/>
        <w:numPr>
          <w:ilvl w:val="0"/>
          <w:numId w:val="13"/>
        </w:numPr>
      </w:pPr>
      <w:r>
        <w:t>Виду ОО</w:t>
      </w:r>
    </w:p>
    <w:p w14:paraId="4CC58F04" w14:textId="1F90633C" w:rsidR="0046699B" w:rsidRDefault="0046699B" w:rsidP="0046699B">
      <w:pPr>
        <w:pStyle w:val="a3"/>
        <w:numPr>
          <w:ilvl w:val="0"/>
          <w:numId w:val="12"/>
        </w:numPr>
      </w:pPr>
      <w:r>
        <w:t>Возможность добавлять строки</w:t>
      </w:r>
    </w:p>
    <w:p w14:paraId="013BB577" w14:textId="02076388" w:rsidR="0046699B" w:rsidRDefault="0046699B" w:rsidP="0046699B">
      <w:pPr>
        <w:pStyle w:val="a3"/>
        <w:numPr>
          <w:ilvl w:val="0"/>
          <w:numId w:val="12"/>
        </w:numPr>
      </w:pPr>
      <w:r>
        <w:t>Общее количество партнеров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87"/>
        <w:gridCol w:w="2024"/>
        <w:gridCol w:w="2262"/>
        <w:gridCol w:w="2268"/>
        <w:gridCol w:w="1418"/>
        <w:gridCol w:w="1559"/>
      </w:tblGrid>
      <w:tr w:rsidR="005E044D" w14:paraId="7706CA95" w14:textId="21F471BA" w:rsidTr="0046699B">
        <w:tc>
          <w:tcPr>
            <w:tcW w:w="387" w:type="dxa"/>
          </w:tcPr>
          <w:p w14:paraId="2310B823" w14:textId="77777777" w:rsidR="005E044D" w:rsidRDefault="005E044D" w:rsidP="005E044D"/>
        </w:tc>
        <w:tc>
          <w:tcPr>
            <w:tcW w:w="2024" w:type="dxa"/>
          </w:tcPr>
          <w:p w14:paraId="5374EA90" w14:textId="022982A0" w:rsidR="005E044D" w:rsidRPr="00AE751F" w:rsidRDefault="005E044D" w:rsidP="005E044D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 xml:space="preserve">Наименование образовательной организации </w:t>
            </w:r>
            <w:r w:rsidRPr="0046699B">
              <w:rPr>
                <w:i/>
                <w:iCs/>
              </w:rPr>
              <w:t>(текстовое поле ввода)</w:t>
            </w:r>
          </w:p>
        </w:tc>
        <w:tc>
          <w:tcPr>
            <w:tcW w:w="2262" w:type="dxa"/>
          </w:tcPr>
          <w:p w14:paraId="47576A9B" w14:textId="5D2F8003" w:rsidR="005E044D" w:rsidRPr="00AE751F" w:rsidRDefault="005E044D" w:rsidP="005E044D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>Вид</w:t>
            </w:r>
            <w:r>
              <w:rPr>
                <w:b/>
                <w:bCs/>
              </w:rPr>
              <w:t xml:space="preserve"> ОО </w:t>
            </w:r>
            <w:r w:rsidRPr="0046699B">
              <w:rPr>
                <w:i/>
                <w:iCs/>
              </w:rPr>
              <w:t>(выпадающий список)</w:t>
            </w:r>
          </w:p>
        </w:tc>
        <w:tc>
          <w:tcPr>
            <w:tcW w:w="2268" w:type="dxa"/>
          </w:tcPr>
          <w:p w14:paraId="7FA1A368" w14:textId="5CFEAB25" w:rsidR="005E044D" w:rsidRPr="00AE751F" w:rsidRDefault="005E044D" w:rsidP="005E044D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>Реквизиты соглашения по форме МЦ</w:t>
            </w:r>
            <w:r>
              <w:rPr>
                <w:b/>
                <w:bCs/>
              </w:rPr>
              <w:t>: Дата соглашения</w:t>
            </w:r>
            <w:r w:rsidRPr="00AE751F">
              <w:rPr>
                <w:b/>
                <w:bCs/>
              </w:rPr>
              <w:t xml:space="preserve"> </w:t>
            </w:r>
            <w:r w:rsidRPr="0046699B">
              <w:rPr>
                <w:i/>
                <w:iCs/>
              </w:rPr>
              <w:t>(текстовое поле ввода)</w:t>
            </w:r>
          </w:p>
        </w:tc>
        <w:tc>
          <w:tcPr>
            <w:tcW w:w="1418" w:type="dxa"/>
          </w:tcPr>
          <w:p w14:paraId="62FCC177" w14:textId="4B864AC0" w:rsidR="005E044D" w:rsidRPr="00AE751F" w:rsidRDefault="005E044D" w:rsidP="005E044D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>Реквизиты соглашения по форме МЦ</w:t>
            </w:r>
            <w:r>
              <w:rPr>
                <w:b/>
                <w:bCs/>
              </w:rPr>
              <w:t>: Номер соглашения</w:t>
            </w:r>
            <w:r w:rsidRPr="00AE751F">
              <w:rPr>
                <w:b/>
                <w:bCs/>
              </w:rPr>
              <w:t xml:space="preserve"> </w:t>
            </w:r>
            <w:r w:rsidRPr="0046699B">
              <w:rPr>
                <w:i/>
                <w:iCs/>
              </w:rPr>
              <w:t>(текстовое поле ввода)</w:t>
            </w:r>
          </w:p>
        </w:tc>
        <w:tc>
          <w:tcPr>
            <w:tcW w:w="1559" w:type="dxa"/>
          </w:tcPr>
          <w:p w14:paraId="39BBA00C" w14:textId="15B2D3F2" w:rsidR="005E044D" w:rsidRPr="00AE751F" w:rsidRDefault="005E044D" w:rsidP="005E044D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 xml:space="preserve">Иные соглашения </w:t>
            </w:r>
            <w:r w:rsidRPr="0046699B">
              <w:rPr>
                <w:i/>
                <w:iCs/>
              </w:rPr>
              <w:t>(текстовое поле ввода)</w:t>
            </w:r>
          </w:p>
        </w:tc>
      </w:tr>
      <w:tr w:rsidR="005E044D" w14:paraId="599D94DE" w14:textId="6DF7BE07" w:rsidTr="0046699B">
        <w:tc>
          <w:tcPr>
            <w:tcW w:w="387" w:type="dxa"/>
          </w:tcPr>
          <w:p w14:paraId="5A96B56E" w14:textId="3FDB3B4D" w:rsidR="005E044D" w:rsidRDefault="005E044D" w:rsidP="005E044D">
            <w:r>
              <w:t>1</w:t>
            </w:r>
          </w:p>
        </w:tc>
        <w:tc>
          <w:tcPr>
            <w:tcW w:w="2024" w:type="dxa"/>
          </w:tcPr>
          <w:p w14:paraId="62BB2E2D" w14:textId="3DA3615E" w:rsidR="005E044D" w:rsidRDefault="005E044D" w:rsidP="005E044D">
            <w:r>
              <w:t>МФТИ</w:t>
            </w:r>
          </w:p>
        </w:tc>
        <w:tc>
          <w:tcPr>
            <w:tcW w:w="2262" w:type="dxa"/>
          </w:tcPr>
          <w:p w14:paraId="41E75FCC" w14:textId="37119B45" w:rsidR="005E044D" w:rsidRDefault="005E044D" w:rsidP="005E044D">
            <w:r>
              <w:t>Вуз</w:t>
            </w:r>
          </w:p>
        </w:tc>
        <w:tc>
          <w:tcPr>
            <w:tcW w:w="2268" w:type="dxa"/>
          </w:tcPr>
          <w:p w14:paraId="6452DAB7" w14:textId="77777777" w:rsidR="005E044D" w:rsidRDefault="005E044D" w:rsidP="005E044D"/>
        </w:tc>
        <w:tc>
          <w:tcPr>
            <w:tcW w:w="1418" w:type="dxa"/>
          </w:tcPr>
          <w:p w14:paraId="56225492" w14:textId="77777777" w:rsidR="005E044D" w:rsidRDefault="005E044D" w:rsidP="005E044D"/>
        </w:tc>
        <w:tc>
          <w:tcPr>
            <w:tcW w:w="1559" w:type="dxa"/>
          </w:tcPr>
          <w:p w14:paraId="5442124B" w14:textId="77777777" w:rsidR="005E044D" w:rsidRDefault="005E044D" w:rsidP="005E044D"/>
        </w:tc>
      </w:tr>
      <w:tr w:rsidR="005E044D" w14:paraId="52710424" w14:textId="05C4BBEA" w:rsidTr="0046699B">
        <w:tc>
          <w:tcPr>
            <w:tcW w:w="387" w:type="dxa"/>
          </w:tcPr>
          <w:p w14:paraId="0D64E231" w14:textId="55F606A2" w:rsidR="005E044D" w:rsidRDefault="005E044D" w:rsidP="005E044D">
            <w:r>
              <w:t>2</w:t>
            </w:r>
          </w:p>
        </w:tc>
        <w:tc>
          <w:tcPr>
            <w:tcW w:w="2024" w:type="dxa"/>
          </w:tcPr>
          <w:p w14:paraId="72462799" w14:textId="77777777" w:rsidR="005E044D" w:rsidRDefault="005E044D" w:rsidP="005E044D"/>
        </w:tc>
        <w:tc>
          <w:tcPr>
            <w:tcW w:w="2262" w:type="dxa"/>
          </w:tcPr>
          <w:p w14:paraId="086A0276" w14:textId="265A12D2" w:rsidR="005E044D" w:rsidRDefault="005E044D" w:rsidP="005E044D">
            <w:r>
              <w:t>Колледж</w:t>
            </w:r>
          </w:p>
        </w:tc>
        <w:tc>
          <w:tcPr>
            <w:tcW w:w="2268" w:type="dxa"/>
          </w:tcPr>
          <w:p w14:paraId="65ED0F4E" w14:textId="77777777" w:rsidR="005E044D" w:rsidRDefault="005E044D" w:rsidP="005E044D"/>
        </w:tc>
        <w:tc>
          <w:tcPr>
            <w:tcW w:w="1418" w:type="dxa"/>
          </w:tcPr>
          <w:p w14:paraId="45377A33" w14:textId="77777777" w:rsidR="005E044D" w:rsidRDefault="005E044D" w:rsidP="005E044D"/>
        </w:tc>
        <w:tc>
          <w:tcPr>
            <w:tcW w:w="1559" w:type="dxa"/>
          </w:tcPr>
          <w:p w14:paraId="6769AC5D" w14:textId="77777777" w:rsidR="005E044D" w:rsidRDefault="005E044D" w:rsidP="005E044D"/>
        </w:tc>
      </w:tr>
      <w:tr w:rsidR="005E044D" w14:paraId="789FB1F6" w14:textId="5C065A01" w:rsidTr="0046699B">
        <w:tc>
          <w:tcPr>
            <w:tcW w:w="387" w:type="dxa"/>
          </w:tcPr>
          <w:p w14:paraId="54B8CCFE" w14:textId="5A69507D" w:rsidR="005E044D" w:rsidRDefault="005E044D" w:rsidP="005E044D">
            <w:r>
              <w:t>3</w:t>
            </w:r>
          </w:p>
        </w:tc>
        <w:tc>
          <w:tcPr>
            <w:tcW w:w="2024" w:type="dxa"/>
          </w:tcPr>
          <w:p w14:paraId="509D0609" w14:textId="77777777" w:rsidR="005E044D" w:rsidRDefault="005E044D" w:rsidP="005E044D"/>
        </w:tc>
        <w:tc>
          <w:tcPr>
            <w:tcW w:w="2262" w:type="dxa"/>
          </w:tcPr>
          <w:p w14:paraId="32FD7856" w14:textId="5EC918F4" w:rsidR="005E044D" w:rsidRDefault="005E044D" w:rsidP="005E044D">
            <w:r>
              <w:t>Общеобразовательное учреждение</w:t>
            </w:r>
          </w:p>
        </w:tc>
        <w:tc>
          <w:tcPr>
            <w:tcW w:w="2268" w:type="dxa"/>
          </w:tcPr>
          <w:p w14:paraId="40FE58C1" w14:textId="77777777" w:rsidR="005E044D" w:rsidRDefault="005E044D" w:rsidP="005E044D"/>
        </w:tc>
        <w:tc>
          <w:tcPr>
            <w:tcW w:w="1418" w:type="dxa"/>
          </w:tcPr>
          <w:p w14:paraId="52095EFD" w14:textId="77777777" w:rsidR="005E044D" w:rsidRDefault="005E044D" w:rsidP="005E044D"/>
        </w:tc>
        <w:tc>
          <w:tcPr>
            <w:tcW w:w="1559" w:type="dxa"/>
          </w:tcPr>
          <w:p w14:paraId="7AB7B99E" w14:textId="77777777" w:rsidR="005E044D" w:rsidRDefault="005E044D" w:rsidP="005E044D"/>
        </w:tc>
      </w:tr>
      <w:tr w:rsidR="005E044D" w14:paraId="005306A3" w14:textId="77777777" w:rsidTr="0046699B">
        <w:tc>
          <w:tcPr>
            <w:tcW w:w="387" w:type="dxa"/>
          </w:tcPr>
          <w:p w14:paraId="7282025B" w14:textId="77777777" w:rsidR="005E044D" w:rsidRPr="0046699B" w:rsidRDefault="005E044D" w:rsidP="005E044D">
            <w:pPr>
              <w:rPr>
                <w:b/>
                <w:bCs/>
              </w:rPr>
            </w:pPr>
          </w:p>
        </w:tc>
        <w:tc>
          <w:tcPr>
            <w:tcW w:w="2024" w:type="dxa"/>
          </w:tcPr>
          <w:p w14:paraId="00A15BFE" w14:textId="6BBF28E2" w:rsidR="005E044D" w:rsidRPr="0046699B" w:rsidRDefault="005E044D" w:rsidP="005E044D">
            <w:pPr>
              <w:rPr>
                <w:b/>
                <w:bCs/>
              </w:rPr>
            </w:pPr>
            <w:r w:rsidRPr="0046699B">
              <w:rPr>
                <w:b/>
                <w:bCs/>
              </w:rPr>
              <w:t xml:space="preserve">ИТОГО </w:t>
            </w:r>
          </w:p>
        </w:tc>
        <w:tc>
          <w:tcPr>
            <w:tcW w:w="2262" w:type="dxa"/>
          </w:tcPr>
          <w:p w14:paraId="4952C75C" w14:textId="77777777" w:rsidR="005E044D" w:rsidRPr="0046699B" w:rsidRDefault="005E044D" w:rsidP="005E044D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7B6F516" w14:textId="71A7DD8B" w:rsidR="005E044D" w:rsidRPr="0046699B" w:rsidRDefault="005E044D" w:rsidP="005E044D">
            <w:pPr>
              <w:rPr>
                <w:b/>
                <w:bCs/>
              </w:rPr>
            </w:pPr>
            <w:r w:rsidRPr="0046699B">
              <w:rPr>
                <w:b/>
                <w:bCs/>
              </w:rPr>
              <w:t>Общее количество партнеров</w:t>
            </w:r>
          </w:p>
        </w:tc>
        <w:tc>
          <w:tcPr>
            <w:tcW w:w="1418" w:type="dxa"/>
          </w:tcPr>
          <w:p w14:paraId="10E4F1B6" w14:textId="77777777" w:rsidR="005E044D" w:rsidRPr="0046699B" w:rsidRDefault="005E044D" w:rsidP="005E044D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3A1986BE" w14:textId="77777777" w:rsidR="005E044D" w:rsidRPr="0046699B" w:rsidRDefault="005E044D" w:rsidP="005E044D">
            <w:pPr>
              <w:rPr>
                <w:b/>
                <w:bCs/>
              </w:rPr>
            </w:pPr>
          </w:p>
        </w:tc>
      </w:tr>
    </w:tbl>
    <w:p w14:paraId="4EF92DB6" w14:textId="77777777" w:rsidR="00F768D6" w:rsidRDefault="00F768D6"/>
    <w:p w14:paraId="5A1986F6" w14:textId="72F78B3B" w:rsidR="00F768D6" w:rsidRDefault="00756929">
      <w:pPr>
        <w:rPr>
          <w:i/>
          <w:iCs/>
        </w:rPr>
      </w:pPr>
      <w:r w:rsidRPr="00756929">
        <w:rPr>
          <w:i/>
          <w:iCs/>
        </w:rPr>
        <w:t>Раздел «Преподаватели-практики»</w:t>
      </w:r>
    </w:p>
    <w:p w14:paraId="1DA5385E" w14:textId="6B04A71D" w:rsidR="00756929" w:rsidRDefault="00756929" w:rsidP="00444269">
      <w:pPr>
        <w:pStyle w:val="a3"/>
        <w:numPr>
          <w:ilvl w:val="0"/>
          <w:numId w:val="20"/>
        </w:numPr>
      </w:pPr>
      <w:r w:rsidRPr="00756929">
        <w:t>2 вкладки: план и факт</w:t>
      </w:r>
    </w:p>
    <w:p w14:paraId="5A6CCAE0" w14:textId="77A2416F" w:rsidR="0028101C" w:rsidRDefault="0028101C" w:rsidP="00444269">
      <w:pPr>
        <w:pStyle w:val="a3"/>
        <w:numPr>
          <w:ilvl w:val="0"/>
          <w:numId w:val="20"/>
        </w:numPr>
      </w:pPr>
      <w:r>
        <w:t>Возможность фильтрации по:</w:t>
      </w:r>
    </w:p>
    <w:p w14:paraId="792C26C0" w14:textId="7E6E2CBB" w:rsidR="0028101C" w:rsidRDefault="0028101C" w:rsidP="00444269">
      <w:pPr>
        <w:pStyle w:val="a3"/>
        <w:numPr>
          <w:ilvl w:val="0"/>
          <w:numId w:val="19"/>
        </w:numPr>
      </w:pPr>
      <w:r>
        <w:t>Наименованию ОО</w:t>
      </w:r>
    </w:p>
    <w:p w14:paraId="63B70342" w14:textId="15E0A1F5" w:rsidR="0028101C" w:rsidRDefault="0028101C" w:rsidP="00E34E51">
      <w:pPr>
        <w:pStyle w:val="a3"/>
        <w:numPr>
          <w:ilvl w:val="0"/>
          <w:numId w:val="19"/>
        </w:numPr>
      </w:pPr>
      <w:r>
        <w:t>ФИО преподавателя</w:t>
      </w:r>
    </w:p>
    <w:p w14:paraId="65B1F51D" w14:textId="08A7A895" w:rsidR="00E34E51" w:rsidRDefault="00E34E51" w:rsidP="00444269">
      <w:pPr>
        <w:pStyle w:val="a3"/>
        <w:numPr>
          <w:ilvl w:val="0"/>
          <w:numId w:val="19"/>
        </w:numPr>
      </w:pPr>
      <w:r>
        <w:t>Направления подготовки (09.05.03…)</w:t>
      </w:r>
    </w:p>
    <w:p w14:paraId="70FD66FE" w14:textId="11015C11" w:rsidR="00DC4FC3" w:rsidRDefault="00DC4FC3" w:rsidP="00444269">
      <w:pPr>
        <w:pStyle w:val="a3"/>
        <w:numPr>
          <w:ilvl w:val="0"/>
          <w:numId w:val="20"/>
        </w:numPr>
      </w:pPr>
      <w:r>
        <w:t>Возможность добавлять новые строки</w:t>
      </w:r>
    </w:p>
    <w:p w14:paraId="7C42ECFB" w14:textId="462F10DF" w:rsidR="00DC4FC3" w:rsidRDefault="00DC4FC3" w:rsidP="00444269">
      <w:pPr>
        <w:pStyle w:val="a3"/>
        <w:numPr>
          <w:ilvl w:val="0"/>
          <w:numId w:val="20"/>
        </w:numPr>
      </w:pPr>
      <w:r>
        <w:t>Расчет общих затрат по формуле</w:t>
      </w:r>
    </w:p>
    <w:p w14:paraId="16A724AA" w14:textId="78634131" w:rsidR="00DC4FC3" w:rsidRPr="00756929" w:rsidRDefault="00DC4FC3" w:rsidP="00444269">
      <w:pPr>
        <w:pStyle w:val="a3"/>
        <w:numPr>
          <w:ilvl w:val="0"/>
          <w:numId w:val="20"/>
        </w:numPr>
      </w:pPr>
      <w:r>
        <w:t>Расчет итоговых показателей (последняя строка)</w:t>
      </w:r>
    </w:p>
    <w:tbl>
      <w:tblPr>
        <w:tblStyle w:val="a4"/>
        <w:tblW w:w="15163" w:type="dxa"/>
        <w:tblLayout w:type="fixed"/>
        <w:tblLook w:val="04A0" w:firstRow="1" w:lastRow="0" w:firstColumn="1" w:lastColumn="0" w:noHBand="0" w:noVBand="1"/>
      </w:tblPr>
      <w:tblGrid>
        <w:gridCol w:w="387"/>
        <w:gridCol w:w="1735"/>
        <w:gridCol w:w="1275"/>
        <w:gridCol w:w="1276"/>
        <w:gridCol w:w="1134"/>
        <w:gridCol w:w="1701"/>
        <w:gridCol w:w="1559"/>
        <w:gridCol w:w="1560"/>
        <w:gridCol w:w="992"/>
        <w:gridCol w:w="1417"/>
        <w:gridCol w:w="2127"/>
      </w:tblGrid>
      <w:tr w:rsidR="00860E7D" w14:paraId="7B3A2283" w14:textId="77777777" w:rsidTr="00444269">
        <w:tc>
          <w:tcPr>
            <w:tcW w:w="387" w:type="dxa"/>
          </w:tcPr>
          <w:p w14:paraId="2A61161A" w14:textId="77777777" w:rsidR="00860E7D" w:rsidRDefault="00860E7D" w:rsidP="001D518B"/>
        </w:tc>
        <w:tc>
          <w:tcPr>
            <w:tcW w:w="1735" w:type="dxa"/>
          </w:tcPr>
          <w:p w14:paraId="6999AD53" w14:textId="57670DE6" w:rsidR="00860E7D" w:rsidRDefault="00860E7D" w:rsidP="001D518B">
            <w:r w:rsidRPr="00E94057">
              <w:rPr>
                <w:b/>
                <w:bCs/>
              </w:rPr>
              <w:t>Наименование ОО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выпадающий список из базы данных партнеров</w:t>
            </w:r>
            <w:r w:rsidRPr="00756929">
              <w:rPr>
                <w:i/>
                <w:iCs/>
              </w:rPr>
              <w:t>)</w:t>
            </w:r>
          </w:p>
        </w:tc>
        <w:tc>
          <w:tcPr>
            <w:tcW w:w="1275" w:type="dxa"/>
          </w:tcPr>
          <w:p w14:paraId="37C6EFAE" w14:textId="01B34382" w:rsidR="00860E7D" w:rsidRDefault="00860E7D" w:rsidP="001D518B">
            <w:r w:rsidRPr="00E94057">
              <w:rPr>
                <w:b/>
                <w:bCs/>
              </w:rPr>
              <w:t>Вид ОО</w:t>
            </w:r>
            <w:r>
              <w:t xml:space="preserve"> </w:t>
            </w:r>
            <w:r w:rsidRPr="0028101C">
              <w:rPr>
                <w:i/>
                <w:iCs/>
              </w:rPr>
              <w:t>(выпадающий список)</w:t>
            </w:r>
          </w:p>
        </w:tc>
        <w:tc>
          <w:tcPr>
            <w:tcW w:w="1276" w:type="dxa"/>
          </w:tcPr>
          <w:p w14:paraId="479B26BD" w14:textId="0E2836B1" w:rsidR="00860E7D" w:rsidRDefault="00860E7D" w:rsidP="001D518B">
            <w:r w:rsidRPr="00E94057">
              <w:rPr>
                <w:b/>
                <w:bCs/>
              </w:rPr>
              <w:t>Наименование курса</w:t>
            </w:r>
            <w:r>
              <w:t xml:space="preserve"> </w:t>
            </w:r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1134" w:type="dxa"/>
          </w:tcPr>
          <w:p w14:paraId="2629F57B" w14:textId="715EF84F" w:rsidR="00860E7D" w:rsidRDefault="00860E7D" w:rsidP="001D518B">
            <w:r w:rsidRPr="00E94057">
              <w:rPr>
                <w:b/>
                <w:bCs/>
              </w:rPr>
              <w:t xml:space="preserve">Кафедра </w:t>
            </w:r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1701" w:type="dxa"/>
          </w:tcPr>
          <w:p w14:paraId="61947CFA" w14:textId="77777777" w:rsidR="00860E7D" w:rsidRDefault="00860E7D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Направление преподавания</w:t>
            </w:r>
          </w:p>
          <w:p w14:paraId="50845B93" w14:textId="658165EC" w:rsidR="00860E7D" w:rsidRPr="00444269" w:rsidRDefault="00860E7D" w:rsidP="001D518B">
            <w:r w:rsidRPr="00444269">
              <w:t>(текстовое поле ввода)</w:t>
            </w:r>
          </w:p>
        </w:tc>
        <w:tc>
          <w:tcPr>
            <w:tcW w:w="1559" w:type="dxa"/>
          </w:tcPr>
          <w:p w14:paraId="0A6FE4C4" w14:textId="6153377B" w:rsidR="00860E7D" w:rsidRPr="00E94057" w:rsidRDefault="00860E7D" w:rsidP="001D518B">
            <w:pPr>
              <w:rPr>
                <w:b/>
                <w:bCs/>
              </w:rPr>
            </w:pPr>
            <w:r w:rsidRPr="00E94057">
              <w:rPr>
                <w:b/>
                <w:bCs/>
              </w:rPr>
              <w:t xml:space="preserve">ФИО преподавателя </w:t>
            </w:r>
          </w:p>
          <w:p w14:paraId="4B0A5C7E" w14:textId="01A7E8C8" w:rsidR="00860E7D" w:rsidRDefault="00860E7D" w:rsidP="001D518B"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1560" w:type="dxa"/>
          </w:tcPr>
          <w:p w14:paraId="5C856E4C" w14:textId="5A35739F" w:rsidR="00860E7D" w:rsidRPr="00E94057" w:rsidRDefault="00860E7D" w:rsidP="001D518B">
            <w:pPr>
              <w:rPr>
                <w:b/>
                <w:bCs/>
              </w:rPr>
            </w:pPr>
            <w:r w:rsidRPr="00E94057">
              <w:rPr>
                <w:b/>
                <w:bCs/>
              </w:rPr>
              <w:t>Как оформлен</w:t>
            </w:r>
          </w:p>
          <w:p w14:paraId="00A541F2" w14:textId="1FBD65B4" w:rsidR="00860E7D" w:rsidRDefault="00860E7D" w:rsidP="001D518B">
            <w:r>
              <w:t>(</w:t>
            </w:r>
            <w:r w:rsidRPr="00E94057">
              <w:rPr>
                <w:i/>
                <w:iCs/>
              </w:rPr>
              <w:t>выпадающий список</w:t>
            </w:r>
            <w:r>
              <w:t>)</w:t>
            </w:r>
          </w:p>
        </w:tc>
        <w:tc>
          <w:tcPr>
            <w:tcW w:w="992" w:type="dxa"/>
          </w:tcPr>
          <w:p w14:paraId="086BB123" w14:textId="30E5F2ED" w:rsidR="00860E7D" w:rsidRPr="00E94057" w:rsidRDefault="00860E7D" w:rsidP="001D518B">
            <w:pPr>
              <w:rPr>
                <w:b/>
                <w:bCs/>
              </w:rPr>
            </w:pPr>
            <w:r w:rsidRPr="00E94057">
              <w:rPr>
                <w:b/>
                <w:bCs/>
              </w:rPr>
              <w:t xml:space="preserve">Охват студентов </w:t>
            </w:r>
            <w:r w:rsidRPr="00E94057">
              <w:rPr>
                <w:i/>
                <w:iCs/>
              </w:rPr>
              <w:t>(числовое поле ввода)</w:t>
            </w:r>
          </w:p>
        </w:tc>
        <w:tc>
          <w:tcPr>
            <w:tcW w:w="1417" w:type="dxa"/>
          </w:tcPr>
          <w:p w14:paraId="32BB3AD6" w14:textId="0FAA0417" w:rsidR="00860E7D" w:rsidRDefault="00860E7D" w:rsidP="001D518B">
            <w:r w:rsidRPr="00E94057">
              <w:rPr>
                <w:b/>
                <w:bCs/>
              </w:rPr>
              <w:t xml:space="preserve">Количество </w:t>
            </w:r>
            <w:proofErr w:type="spellStart"/>
            <w:r w:rsidRPr="00E94057">
              <w:rPr>
                <w:b/>
                <w:bCs/>
              </w:rPr>
              <w:t>ак.ч</w:t>
            </w:r>
            <w:proofErr w:type="spellEnd"/>
            <w:r w:rsidRPr="00E94057">
              <w:rPr>
                <w:b/>
                <w:bCs/>
              </w:rPr>
              <w:t>.</w:t>
            </w:r>
            <w:r>
              <w:t xml:space="preserve"> </w:t>
            </w:r>
            <w:r w:rsidRPr="00F768D6">
              <w:rPr>
                <w:i/>
                <w:iCs/>
              </w:rPr>
              <w:t>(</w:t>
            </w:r>
            <w:r>
              <w:rPr>
                <w:i/>
                <w:iCs/>
              </w:rPr>
              <w:t>числовое поле ввода)</w:t>
            </w:r>
          </w:p>
        </w:tc>
        <w:tc>
          <w:tcPr>
            <w:tcW w:w="2127" w:type="dxa"/>
          </w:tcPr>
          <w:p w14:paraId="6DE64C84" w14:textId="77777777" w:rsidR="00860E7D" w:rsidRDefault="00860E7D" w:rsidP="001D518B">
            <w:pPr>
              <w:rPr>
                <w:i/>
                <w:iCs/>
              </w:rPr>
            </w:pPr>
            <w:r w:rsidRPr="00E94057">
              <w:rPr>
                <w:b/>
                <w:bCs/>
              </w:rPr>
              <w:t>Сумма затрат, руб.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расчетное поле</w:t>
            </w:r>
            <w:r w:rsidRPr="00756929">
              <w:rPr>
                <w:i/>
                <w:iCs/>
              </w:rPr>
              <w:t>)</w:t>
            </w:r>
          </w:p>
          <w:p w14:paraId="565FD273" w14:textId="77777777" w:rsidR="00860E7D" w:rsidRDefault="00860E7D" w:rsidP="001D518B">
            <w:pPr>
              <w:rPr>
                <w:i/>
                <w:iCs/>
              </w:rPr>
            </w:pPr>
          </w:p>
          <w:p w14:paraId="3B42DEBA" w14:textId="77777777" w:rsidR="00860E7D" w:rsidRPr="0028101C" w:rsidRDefault="00860E7D" w:rsidP="001D518B"/>
          <w:p w14:paraId="53CD04B3" w14:textId="2C6A15EE" w:rsidR="00860E7D" w:rsidRPr="0028101C" w:rsidRDefault="00860E7D" w:rsidP="001D518B">
            <w:pPr>
              <w:rPr>
                <w:i/>
                <w:iCs/>
              </w:rPr>
            </w:pPr>
          </w:p>
        </w:tc>
      </w:tr>
      <w:tr w:rsidR="00860E7D" w14:paraId="3DB4CEBF" w14:textId="77777777" w:rsidTr="00444269">
        <w:tc>
          <w:tcPr>
            <w:tcW w:w="387" w:type="dxa"/>
          </w:tcPr>
          <w:p w14:paraId="004AF37B" w14:textId="77777777" w:rsidR="00860E7D" w:rsidRDefault="00860E7D" w:rsidP="00FA447D">
            <w:r>
              <w:t>1</w:t>
            </w:r>
          </w:p>
        </w:tc>
        <w:tc>
          <w:tcPr>
            <w:tcW w:w="1735" w:type="dxa"/>
          </w:tcPr>
          <w:p w14:paraId="566B5AC6" w14:textId="0015D959" w:rsidR="00860E7D" w:rsidRDefault="00860E7D" w:rsidP="00FA447D"/>
        </w:tc>
        <w:tc>
          <w:tcPr>
            <w:tcW w:w="1275" w:type="dxa"/>
          </w:tcPr>
          <w:p w14:paraId="7A299FF3" w14:textId="176584E1" w:rsidR="00860E7D" w:rsidRDefault="00860E7D" w:rsidP="00FA447D">
            <w:r>
              <w:t>Вуз</w:t>
            </w:r>
            <w:r w:rsidR="00CF1207">
              <w:br/>
            </w:r>
            <w:r w:rsidR="00CF1207">
              <w:br/>
            </w:r>
          </w:p>
          <w:p w14:paraId="3878D63E" w14:textId="3B073209" w:rsidR="00860E7D" w:rsidRDefault="00860E7D" w:rsidP="00FA447D">
            <w:r>
              <w:t>Колледж</w:t>
            </w:r>
          </w:p>
        </w:tc>
        <w:tc>
          <w:tcPr>
            <w:tcW w:w="1276" w:type="dxa"/>
          </w:tcPr>
          <w:p w14:paraId="6F863465" w14:textId="44242B01" w:rsidR="00860E7D" w:rsidRDefault="00860E7D" w:rsidP="00FA447D"/>
        </w:tc>
        <w:tc>
          <w:tcPr>
            <w:tcW w:w="1134" w:type="dxa"/>
          </w:tcPr>
          <w:p w14:paraId="0A950673" w14:textId="77777777" w:rsidR="00860E7D" w:rsidRDefault="00860E7D" w:rsidP="00FA447D"/>
        </w:tc>
        <w:tc>
          <w:tcPr>
            <w:tcW w:w="1701" w:type="dxa"/>
          </w:tcPr>
          <w:p w14:paraId="78CC45FC" w14:textId="77777777" w:rsidR="00860E7D" w:rsidRDefault="00860E7D" w:rsidP="00FA447D"/>
        </w:tc>
        <w:tc>
          <w:tcPr>
            <w:tcW w:w="1559" w:type="dxa"/>
          </w:tcPr>
          <w:p w14:paraId="620551FD" w14:textId="00B9F3D8" w:rsidR="00860E7D" w:rsidRDefault="00860E7D" w:rsidP="00FA447D"/>
        </w:tc>
        <w:tc>
          <w:tcPr>
            <w:tcW w:w="1560" w:type="dxa"/>
          </w:tcPr>
          <w:p w14:paraId="5A87963D" w14:textId="77777777" w:rsidR="00860E7D" w:rsidRDefault="00860E7D" w:rsidP="00FA447D">
            <w:r>
              <w:t>ТД по совместительству</w:t>
            </w:r>
          </w:p>
          <w:p w14:paraId="43C5210F" w14:textId="3F79D183" w:rsidR="00860E7D" w:rsidRDefault="00860E7D" w:rsidP="00FA447D">
            <w:r>
              <w:t>ГПХ</w:t>
            </w:r>
          </w:p>
        </w:tc>
        <w:tc>
          <w:tcPr>
            <w:tcW w:w="992" w:type="dxa"/>
          </w:tcPr>
          <w:p w14:paraId="49583A1C" w14:textId="5EDF9E34" w:rsidR="00860E7D" w:rsidRDefault="00860E7D" w:rsidP="00FA447D"/>
        </w:tc>
        <w:tc>
          <w:tcPr>
            <w:tcW w:w="1417" w:type="dxa"/>
          </w:tcPr>
          <w:p w14:paraId="122511B8" w14:textId="267749D5" w:rsidR="00860E7D" w:rsidRDefault="00860E7D" w:rsidP="00FA447D"/>
        </w:tc>
        <w:tc>
          <w:tcPr>
            <w:tcW w:w="2127" w:type="dxa"/>
          </w:tcPr>
          <w:p w14:paraId="6ED4F31F" w14:textId="77777777" w:rsidR="00860E7D" w:rsidRPr="0028101C" w:rsidRDefault="00860E7D" w:rsidP="00FA447D">
            <w:r w:rsidRPr="0028101C">
              <w:t>Для вузов</w:t>
            </w:r>
          </w:p>
          <w:p w14:paraId="7A7FE545" w14:textId="5E7BA20F" w:rsidR="00860E7D" w:rsidRDefault="00860E7D" w:rsidP="00FA447D">
            <w:proofErr w:type="spellStart"/>
            <w:r w:rsidRPr="0028101C">
              <w:t>Ак.ч</w:t>
            </w:r>
            <w:proofErr w:type="spellEnd"/>
            <w:r w:rsidRPr="0028101C">
              <w:t>. х 4 140 руб.</w:t>
            </w:r>
          </w:p>
          <w:p w14:paraId="48050B44" w14:textId="048E062D" w:rsidR="00860E7D" w:rsidRDefault="00860E7D" w:rsidP="00FA447D"/>
          <w:p w14:paraId="39BA0CEE" w14:textId="77777777" w:rsidR="00860E7D" w:rsidRPr="0028101C" w:rsidRDefault="00860E7D" w:rsidP="00DC4FC3">
            <w:r w:rsidRPr="0028101C">
              <w:t>Для колледжей</w:t>
            </w:r>
          </w:p>
          <w:p w14:paraId="33256C34" w14:textId="52BB2A93" w:rsidR="00860E7D" w:rsidRDefault="00860E7D" w:rsidP="00DC4FC3">
            <w:proofErr w:type="spellStart"/>
            <w:r w:rsidRPr="0028101C">
              <w:t>Ак.ч</w:t>
            </w:r>
            <w:proofErr w:type="spellEnd"/>
            <w:r w:rsidRPr="0028101C">
              <w:t>. х 3900 руб.</w:t>
            </w:r>
          </w:p>
        </w:tc>
      </w:tr>
      <w:tr w:rsidR="00860E7D" w14:paraId="09A3D6DD" w14:textId="77777777" w:rsidTr="00444269">
        <w:tc>
          <w:tcPr>
            <w:tcW w:w="387" w:type="dxa"/>
          </w:tcPr>
          <w:p w14:paraId="1F148CFA" w14:textId="77777777" w:rsidR="00860E7D" w:rsidRPr="00AE751F" w:rsidRDefault="00860E7D" w:rsidP="00FA447D">
            <w:pPr>
              <w:rPr>
                <w:b/>
                <w:bCs/>
              </w:rPr>
            </w:pPr>
          </w:p>
        </w:tc>
        <w:tc>
          <w:tcPr>
            <w:tcW w:w="1735" w:type="dxa"/>
          </w:tcPr>
          <w:p w14:paraId="72711607" w14:textId="732C957F" w:rsidR="00860E7D" w:rsidRPr="00AE751F" w:rsidRDefault="00860E7D" w:rsidP="00FA447D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 xml:space="preserve">Общее количество </w:t>
            </w:r>
            <w:proofErr w:type="spellStart"/>
            <w:r w:rsidRPr="00AE751F">
              <w:rPr>
                <w:b/>
                <w:bCs/>
              </w:rPr>
              <w:t>партнереов</w:t>
            </w:r>
            <w:proofErr w:type="spellEnd"/>
          </w:p>
        </w:tc>
        <w:tc>
          <w:tcPr>
            <w:tcW w:w="1275" w:type="dxa"/>
          </w:tcPr>
          <w:p w14:paraId="7767081F" w14:textId="77777777" w:rsidR="00860E7D" w:rsidRPr="00AE751F" w:rsidRDefault="00860E7D" w:rsidP="00FA447D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6AF7796" w14:textId="06EC45DD" w:rsidR="00860E7D" w:rsidRPr="00AE751F" w:rsidRDefault="00860E7D" w:rsidP="00FA447D">
            <w:pPr>
              <w:rPr>
                <w:b/>
                <w:bCs/>
              </w:rPr>
            </w:pPr>
            <w:r>
              <w:rPr>
                <w:b/>
                <w:bCs/>
              </w:rPr>
              <w:t>Общее количество курсов</w:t>
            </w:r>
          </w:p>
        </w:tc>
        <w:tc>
          <w:tcPr>
            <w:tcW w:w="1134" w:type="dxa"/>
          </w:tcPr>
          <w:p w14:paraId="548B85BD" w14:textId="77777777" w:rsidR="00860E7D" w:rsidRPr="00AE751F" w:rsidRDefault="00860E7D" w:rsidP="00FA447D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26E87229" w14:textId="77777777" w:rsidR="00860E7D" w:rsidRDefault="00860E7D" w:rsidP="00FA447D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0796921C" w14:textId="4FA5CE4E" w:rsidR="00860E7D" w:rsidRPr="00AE751F" w:rsidRDefault="00860E7D" w:rsidP="00FA447D">
            <w:pPr>
              <w:rPr>
                <w:b/>
                <w:bCs/>
              </w:rPr>
            </w:pPr>
            <w:r>
              <w:rPr>
                <w:b/>
                <w:bCs/>
              </w:rPr>
              <w:t>Общее количество преподавателей</w:t>
            </w:r>
          </w:p>
        </w:tc>
        <w:tc>
          <w:tcPr>
            <w:tcW w:w="1560" w:type="dxa"/>
          </w:tcPr>
          <w:p w14:paraId="2839F15A" w14:textId="77777777" w:rsidR="00860E7D" w:rsidRDefault="00860E7D" w:rsidP="00FA447D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19308E29" w14:textId="74742EF2" w:rsidR="00860E7D" w:rsidRDefault="00860E7D" w:rsidP="00FA447D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14:paraId="366FE59C" w14:textId="45F31319" w:rsidR="00860E7D" w:rsidRPr="00AE751F" w:rsidRDefault="00860E7D" w:rsidP="00FA447D">
            <w:pPr>
              <w:rPr>
                <w:b/>
                <w:bCs/>
              </w:rPr>
            </w:pPr>
            <w:r>
              <w:rPr>
                <w:b/>
                <w:bCs/>
              </w:rPr>
              <w:t>Общее количество часов</w:t>
            </w:r>
          </w:p>
        </w:tc>
        <w:tc>
          <w:tcPr>
            <w:tcW w:w="2127" w:type="dxa"/>
          </w:tcPr>
          <w:p w14:paraId="7DC8564E" w14:textId="2504071D" w:rsidR="00860E7D" w:rsidRPr="00AE751F" w:rsidRDefault="00860E7D" w:rsidP="00FA447D">
            <w:pPr>
              <w:rPr>
                <w:b/>
                <w:bCs/>
              </w:rPr>
            </w:pPr>
            <w:r>
              <w:rPr>
                <w:b/>
                <w:bCs/>
              </w:rPr>
              <w:t>Общая сумма затрат</w:t>
            </w:r>
          </w:p>
        </w:tc>
      </w:tr>
    </w:tbl>
    <w:p w14:paraId="4A7CA209" w14:textId="19D5F800" w:rsidR="00756929" w:rsidRDefault="00756929">
      <w:pPr>
        <w:rPr>
          <w:i/>
          <w:iCs/>
        </w:rPr>
      </w:pPr>
    </w:p>
    <w:p w14:paraId="4097DEBC" w14:textId="4A16F532" w:rsidR="00C934A0" w:rsidRDefault="00C934A0">
      <w:pPr>
        <w:rPr>
          <w:i/>
          <w:iCs/>
        </w:rPr>
      </w:pPr>
      <w:r w:rsidRPr="00C934A0">
        <w:rPr>
          <w:i/>
          <w:iCs/>
        </w:rPr>
        <w:t>Раздел «ООП и РПД»</w:t>
      </w:r>
    </w:p>
    <w:p w14:paraId="63848936" w14:textId="77777777" w:rsidR="00DC4FC3" w:rsidRDefault="00DC4FC3" w:rsidP="00DC4FC3">
      <w:pPr>
        <w:pStyle w:val="a3"/>
        <w:numPr>
          <w:ilvl w:val="0"/>
          <w:numId w:val="11"/>
        </w:numPr>
      </w:pPr>
      <w:r w:rsidRPr="00756929">
        <w:t>2 вкладки: план и факт</w:t>
      </w:r>
    </w:p>
    <w:p w14:paraId="6E90BF72" w14:textId="77777777" w:rsidR="00DC4FC3" w:rsidRDefault="00DC4FC3" w:rsidP="00DC4FC3">
      <w:pPr>
        <w:pStyle w:val="a3"/>
        <w:numPr>
          <w:ilvl w:val="0"/>
          <w:numId w:val="11"/>
        </w:numPr>
      </w:pPr>
      <w:r>
        <w:t>Возможность фильтрации по:</w:t>
      </w:r>
    </w:p>
    <w:p w14:paraId="420D68A8" w14:textId="77777777" w:rsidR="00DC4FC3" w:rsidRDefault="00DC4FC3" w:rsidP="00444269">
      <w:pPr>
        <w:pStyle w:val="a3"/>
        <w:numPr>
          <w:ilvl w:val="0"/>
          <w:numId w:val="21"/>
        </w:numPr>
      </w:pPr>
      <w:r>
        <w:t>Наименованию ОО</w:t>
      </w:r>
    </w:p>
    <w:p w14:paraId="1774D2C5" w14:textId="7B90651E" w:rsidR="00DC4FC3" w:rsidRDefault="00DC4FC3" w:rsidP="00444269">
      <w:pPr>
        <w:pStyle w:val="a3"/>
        <w:numPr>
          <w:ilvl w:val="0"/>
          <w:numId w:val="21"/>
        </w:numPr>
      </w:pPr>
      <w:r>
        <w:t>Виду документа</w:t>
      </w:r>
    </w:p>
    <w:p w14:paraId="6D8434BE" w14:textId="0D08B535" w:rsidR="00DC4FC3" w:rsidRDefault="00DC4FC3" w:rsidP="00444269">
      <w:pPr>
        <w:pStyle w:val="a3"/>
        <w:numPr>
          <w:ilvl w:val="0"/>
          <w:numId w:val="21"/>
        </w:numPr>
      </w:pPr>
      <w:r>
        <w:t>Виду активности</w:t>
      </w:r>
    </w:p>
    <w:p w14:paraId="77C68BF5" w14:textId="77777777" w:rsidR="00DC4FC3" w:rsidRDefault="00DC4FC3" w:rsidP="00DC4FC3">
      <w:pPr>
        <w:pStyle w:val="a3"/>
        <w:numPr>
          <w:ilvl w:val="0"/>
          <w:numId w:val="11"/>
        </w:numPr>
      </w:pPr>
      <w:r>
        <w:t>Возможность добавлять новые строки</w:t>
      </w:r>
    </w:p>
    <w:p w14:paraId="16F41F48" w14:textId="77777777" w:rsidR="00DC4FC3" w:rsidRDefault="00DC4FC3" w:rsidP="00DC4FC3">
      <w:pPr>
        <w:pStyle w:val="a3"/>
        <w:numPr>
          <w:ilvl w:val="0"/>
          <w:numId w:val="11"/>
        </w:numPr>
      </w:pPr>
      <w:r>
        <w:t>Расчет общих затрат по формуле</w:t>
      </w:r>
    </w:p>
    <w:p w14:paraId="2E60C893" w14:textId="221C5EC3" w:rsidR="00DC4FC3" w:rsidRDefault="00DC4FC3" w:rsidP="00DC4FC3">
      <w:pPr>
        <w:pStyle w:val="a3"/>
        <w:numPr>
          <w:ilvl w:val="0"/>
          <w:numId w:val="11"/>
        </w:numPr>
      </w:pPr>
      <w:r>
        <w:t>Расчет итоговых показателей (последняя строка)</w:t>
      </w:r>
    </w:p>
    <w:p w14:paraId="6DC96DC1" w14:textId="1B89F9C3" w:rsidR="00DC4FC3" w:rsidRPr="00DC4FC3" w:rsidRDefault="00DC4FC3" w:rsidP="00DC4FC3">
      <w:pPr>
        <w:pStyle w:val="a3"/>
        <w:numPr>
          <w:ilvl w:val="0"/>
          <w:numId w:val="11"/>
        </w:numPr>
        <w:rPr>
          <w:i/>
          <w:iCs/>
        </w:rPr>
      </w:pPr>
      <w:r>
        <w:t>Краткая выжимка по разделу</w:t>
      </w:r>
    </w:p>
    <w:tbl>
      <w:tblPr>
        <w:tblStyle w:val="a4"/>
        <w:tblW w:w="13887" w:type="dxa"/>
        <w:tblLayout w:type="fixed"/>
        <w:tblLook w:val="04A0" w:firstRow="1" w:lastRow="0" w:firstColumn="1" w:lastColumn="0" w:noHBand="0" w:noVBand="1"/>
      </w:tblPr>
      <w:tblGrid>
        <w:gridCol w:w="387"/>
        <w:gridCol w:w="2160"/>
        <w:gridCol w:w="1134"/>
        <w:gridCol w:w="1559"/>
        <w:gridCol w:w="1418"/>
        <w:gridCol w:w="1418"/>
        <w:gridCol w:w="1842"/>
        <w:gridCol w:w="1843"/>
        <w:gridCol w:w="2126"/>
      </w:tblGrid>
      <w:tr w:rsidR="00FA447D" w14:paraId="16FC9B39" w14:textId="77777777" w:rsidTr="00444269">
        <w:tc>
          <w:tcPr>
            <w:tcW w:w="387" w:type="dxa"/>
          </w:tcPr>
          <w:p w14:paraId="06D4D039" w14:textId="77777777" w:rsidR="00FA447D" w:rsidRDefault="00FA447D" w:rsidP="001D518B"/>
        </w:tc>
        <w:tc>
          <w:tcPr>
            <w:tcW w:w="2160" w:type="dxa"/>
          </w:tcPr>
          <w:p w14:paraId="2D44C99D" w14:textId="77777777" w:rsidR="00FA447D" w:rsidRDefault="00FA447D" w:rsidP="001D518B">
            <w:r w:rsidRPr="002A7EEF">
              <w:rPr>
                <w:b/>
                <w:bCs/>
              </w:rPr>
              <w:t>Наименование ОО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выпадающий список из базы данных партнеров</w:t>
            </w:r>
            <w:r w:rsidRPr="00756929">
              <w:rPr>
                <w:i/>
                <w:iCs/>
              </w:rPr>
              <w:t>)</w:t>
            </w:r>
          </w:p>
        </w:tc>
        <w:tc>
          <w:tcPr>
            <w:tcW w:w="1134" w:type="dxa"/>
          </w:tcPr>
          <w:p w14:paraId="42F75AA3" w14:textId="77777777" w:rsidR="00FA447D" w:rsidRDefault="00FA447D" w:rsidP="001D518B">
            <w:r w:rsidRPr="002A7EEF">
              <w:rPr>
                <w:b/>
                <w:bCs/>
              </w:rPr>
              <w:t>Вид ОО</w:t>
            </w:r>
            <w:r>
              <w:t xml:space="preserve"> </w:t>
            </w:r>
            <w:r w:rsidRPr="0028101C">
              <w:rPr>
                <w:i/>
                <w:iCs/>
              </w:rPr>
              <w:t>(выпадающий список)</w:t>
            </w:r>
          </w:p>
        </w:tc>
        <w:tc>
          <w:tcPr>
            <w:tcW w:w="1559" w:type="dxa"/>
          </w:tcPr>
          <w:p w14:paraId="265CE773" w14:textId="33758314" w:rsidR="00FA447D" w:rsidRDefault="00FA447D" w:rsidP="001D518B">
            <w:r w:rsidRPr="002A7EEF">
              <w:rPr>
                <w:b/>
                <w:bCs/>
              </w:rPr>
              <w:t>Вид документа</w:t>
            </w:r>
            <w:r>
              <w:t xml:space="preserve"> </w:t>
            </w:r>
            <w:r w:rsidRPr="0028101C">
              <w:rPr>
                <w:i/>
                <w:iCs/>
              </w:rPr>
              <w:t>(выпадающий список)</w:t>
            </w:r>
          </w:p>
        </w:tc>
        <w:tc>
          <w:tcPr>
            <w:tcW w:w="1418" w:type="dxa"/>
          </w:tcPr>
          <w:p w14:paraId="5527DE26" w14:textId="4CE79AD0" w:rsidR="00FA447D" w:rsidRDefault="00DC4FC3" w:rsidP="001D518B">
            <w:r w:rsidRPr="002A7EEF">
              <w:rPr>
                <w:b/>
                <w:bCs/>
              </w:rPr>
              <w:t>Вид активности</w:t>
            </w:r>
            <w:r w:rsidR="00FA447D">
              <w:t xml:space="preserve"> </w:t>
            </w:r>
            <w:r w:rsidR="00FA447D" w:rsidRPr="00756929">
              <w:rPr>
                <w:i/>
                <w:iCs/>
              </w:rPr>
              <w:t>(</w:t>
            </w:r>
            <w:r w:rsidR="00FA447D">
              <w:rPr>
                <w:i/>
                <w:iCs/>
              </w:rPr>
              <w:t>выпадающий список</w:t>
            </w:r>
            <w:r w:rsidR="00FA447D" w:rsidRPr="00756929">
              <w:rPr>
                <w:i/>
                <w:iCs/>
              </w:rPr>
              <w:t>)</w:t>
            </w:r>
          </w:p>
        </w:tc>
        <w:tc>
          <w:tcPr>
            <w:tcW w:w="1418" w:type="dxa"/>
          </w:tcPr>
          <w:p w14:paraId="7FA27BE3" w14:textId="6C8D8B82" w:rsidR="00FA447D" w:rsidRPr="002A7EEF" w:rsidRDefault="00FA447D" w:rsidP="001D518B">
            <w:pPr>
              <w:rPr>
                <w:b/>
                <w:bCs/>
              </w:rPr>
            </w:pPr>
            <w:r w:rsidRPr="002A7EEF">
              <w:rPr>
                <w:b/>
                <w:bCs/>
              </w:rPr>
              <w:t>Наименование РПД</w:t>
            </w:r>
            <w:r w:rsidRPr="002A7EEF">
              <w:rPr>
                <w:b/>
                <w:bCs/>
                <w:lang w:val="en-US"/>
              </w:rPr>
              <w:t>/</w:t>
            </w:r>
            <w:r w:rsidRPr="002A7EEF">
              <w:rPr>
                <w:b/>
                <w:bCs/>
              </w:rPr>
              <w:t>ООП</w:t>
            </w:r>
          </w:p>
        </w:tc>
        <w:tc>
          <w:tcPr>
            <w:tcW w:w="1842" w:type="dxa"/>
          </w:tcPr>
          <w:p w14:paraId="75823A8F" w14:textId="5D0613AC" w:rsidR="00FA447D" w:rsidRPr="002A7EEF" w:rsidRDefault="00FA447D" w:rsidP="001D518B">
            <w:pPr>
              <w:rPr>
                <w:b/>
                <w:bCs/>
              </w:rPr>
            </w:pPr>
            <w:r w:rsidRPr="002A7EEF">
              <w:rPr>
                <w:b/>
                <w:bCs/>
              </w:rPr>
              <w:t>ФИО эксперта</w:t>
            </w:r>
          </w:p>
          <w:p w14:paraId="200D693A" w14:textId="77777777" w:rsidR="00FA447D" w:rsidRDefault="00FA447D" w:rsidP="001D518B"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1843" w:type="dxa"/>
          </w:tcPr>
          <w:p w14:paraId="3D8A917D" w14:textId="77777777" w:rsidR="00FA447D" w:rsidRDefault="00FA447D" w:rsidP="001D518B">
            <w:r w:rsidRPr="002A7EEF">
              <w:rPr>
                <w:b/>
                <w:bCs/>
              </w:rPr>
              <w:t>Охват студентов</w:t>
            </w:r>
            <w:r>
              <w:t xml:space="preserve"> </w:t>
            </w:r>
            <w:r w:rsidRPr="00F768D6">
              <w:rPr>
                <w:i/>
                <w:iCs/>
              </w:rPr>
              <w:t>(</w:t>
            </w:r>
            <w:r>
              <w:rPr>
                <w:i/>
                <w:iCs/>
              </w:rPr>
              <w:t>числовое поле ввода)</w:t>
            </w:r>
          </w:p>
        </w:tc>
        <w:tc>
          <w:tcPr>
            <w:tcW w:w="2126" w:type="dxa"/>
          </w:tcPr>
          <w:p w14:paraId="73C2C034" w14:textId="77777777" w:rsidR="00FA447D" w:rsidRDefault="00FA447D" w:rsidP="001D518B">
            <w:pPr>
              <w:rPr>
                <w:i/>
                <w:iCs/>
              </w:rPr>
            </w:pPr>
            <w:r w:rsidRPr="002A7EEF">
              <w:rPr>
                <w:b/>
                <w:bCs/>
              </w:rPr>
              <w:t>Сумма затрат, руб.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расчетное поле</w:t>
            </w:r>
            <w:r w:rsidRPr="00756929">
              <w:rPr>
                <w:i/>
                <w:iCs/>
              </w:rPr>
              <w:t>)</w:t>
            </w:r>
          </w:p>
          <w:p w14:paraId="115480D5" w14:textId="77777777" w:rsidR="00FA447D" w:rsidRDefault="00FA447D" w:rsidP="001D518B">
            <w:pPr>
              <w:rPr>
                <w:i/>
                <w:iCs/>
              </w:rPr>
            </w:pPr>
          </w:p>
          <w:p w14:paraId="71DF1B41" w14:textId="77777777" w:rsidR="00FA447D" w:rsidRPr="0028101C" w:rsidRDefault="00FA447D" w:rsidP="001D518B"/>
          <w:p w14:paraId="17258F71" w14:textId="77777777" w:rsidR="00FA447D" w:rsidRPr="0028101C" w:rsidRDefault="00FA447D" w:rsidP="001D518B">
            <w:pPr>
              <w:rPr>
                <w:i/>
                <w:iCs/>
              </w:rPr>
            </w:pPr>
          </w:p>
        </w:tc>
      </w:tr>
      <w:tr w:rsidR="00FA447D" w14:paraId="5B16D0CD" w14:textId="77777777" w:rsidTr="00444269">
        <w:tc>
          <w:tcPr>
            <w:tcW w:w="387" w:type="dxa"/>
          </w:tcPr>
          <w:p w14:paraId="73DBA3E2" w14:textId="77777777" w:rsidR="00FA447D" w:rsidRDefault="00FA447D" w:rsidP="00FA447D">
            <w:r>
              <w:lastRenderedPageBreak/>
              <w:t>1</w:t>
            </w:r>
          </w:p>
        </w:tc>
        <w:tc>
          <w:tcPr>
            <w:tcW w:w="2160" w:type="dxa"/>
          </w:tcPr>
          <w:p w14:paraId="4C2B0E8F" w14:textId="77777777" w:rsidR="00FA447D" w:rsidRDefault="00FA447D" w:rsidP="00FA447D"/>
        </w:tc>
        <w:tc>
          <w:tcPr>
            <w:tcW w:w="1134" w:type="dxa"/>
          </w:tcPr>
          <w:p w14:paraId="6E1BA20F" w14:textId="77777777" w:rsidR="00FA447D" w:rsidRDefault="00FA447D" w:rsidP="00FA447D">
            <w:r>
              <w:t>Вуз</w:t>
            </w:r>
          </w:p>
          <w:p w14:paraId="2ADA6EB9" w14:textId="74AC9DD1" w:rsidR="00FA447D" w:rsidRDefault="00FA447D" w:rsidP="00FA447D">
            <w:r>
              <w:t>Колледж</w:t>
            </w:r>
          </w:p>
        </w:tc>
        <w:tc>
          <w:tcPr>
            <w:tcW w:w="1559" w:type="dxa"/>
          </w:tcPr>
          <w:p w14:paraId="522F42E6" w14:textId="77777777" w:rsidR="00FA447D" w:rsidRDefault="00FA447D" w:rsidP="00FA447D">
            <w:r>
              <w:t>РПД</w:t>
            </w:r>
          </w:p>
          <w:p w14:paraId="18D682D4" w14:textId="6C643B7E" w:rsidR="00FA447D" w:rsidRDefault="00FA447D" w:rsidP="00FA447D">
            <w:r>
              <w:t>ООП</w:t>
            </w:r>
          </w:p>
        </w:tc>
        <w:tc>
          <w:tcPr>
            <w:tcW w:w="1418" w:type="dxa"/>
          </w:tcPr>
          <w:p w14:paraId="637A81AE" w14:textId="77777777" w:rsidR="00FA447D" w:rsidRDefault="00FA447D" w:rsidP="00FA447D">
            <w:r>
              <w:t>Разработка</w:t>
            </w:r>
          </w:p>
          <w:p w14:paraId="5073A5FB" w14:textId="77777777" w:rsidR="00FA447D" w:rsidRDefault="00FA447D" w:rsidP="00FA447D">
            <w:r>
              <w:t>Актуализация</w:t>
            </w:r>
          </w:p>
          <w:p w14:paraId="7865CDC3" w14:textId="3C52C462" w:rsidR="00FA447D" w:rsidRDefault="00FA447D" w:rsidP="00FA447D">
            <w:r>
              <w:t>Экспертиза</w:t>
            </w:r>
          </w:p>
        </w:tc>
        <w:tc>
          <w:tcPr>
            <w:tcW w:w="1418" w:type="dxa"/>
          </w:tcPr>
          <w:p w14:paraId="66EC7097" w14:textId="77777777" w:rsidR="00FA447D" w:rsidRDefault="00FA447D" w:rsidP="00FA447D"/>
        </w:tc>
        <w:tc>
          <w:tcPr>
            <w:tcW w:w="1842" w:type="dxa"/>
          </w:tcPr>
          <w:p w14:paraId="7493AE5E" w14:textId="1777B877" w:rsidR="00FA447D" w:rsidRDefault="00FA447D" w:rsidP="00FA447D"/>
        </w:tc>
        <w:tc>
          <w:tcPr>
            <w:tcW w:w="1843" w:type="dxa"/>
          </w:tcPr>
          <w:p w14:paraId="60954827" w14:textId="77777777" w:rsidR="00FA447D" w:rsidRDefault="00FA447D" w:rsidP="00FA447D"/>
        </w:tc>
        <w:tc>
          <w:tcPr>
            <w:tcW w:w="2126" w:type="dxa"/>
          </w:tcPr>
          <w:p w14:paraId="3880E7E5" w14:textId="04E8BF64" w:rsidR="00FA447D" w:rsidRDefault="009C4383" w:rsidP="00FA447D">
            <w:r>
              <w:t>РПД (ВО)</w:t>
            </w:r>
          </w:p>
          <w:p w14:paraId="78B5D0D0" w14:textId="6D48F329" w:rsidR="009C4383" w:rsidRDefault="009C4383" w:rsidP="00FA447D">
            <w:r>
              <w:t xml:space="preserve">- </w:t>
            </w:r>
            <w:del w:id="0" w:author="Саркис Шмавонян" w:date="2026-09-01T14:57:00Z">
              <w:r w:rsidR="00920F0F" w:rsidDel="00713807">
                <w:delText>(</w:delText>
              </w:r>
              <w:r w:rsidR="00920F0F" w:rsidDel="00713807">
                <w:rPr>
                  <w:lang w:val="en-US"/>
                </w:rPr>
                <w:delText>VOR</w:delText>
              </w:r>
              <w:r w:rsidR="00920F0F" w:rsidRPr="00444269" w:rsidDel="00713807">
                <w:delText xml:space="preserve">) </w:delText>
              </w:r>
            </w:del>
            <w:r>
              <w:t>Разработка</w:t>
            </w:r>
          </w:p>
          <w:p w14:paraId="538817A7" w14:textId="77777777" w:rsidR="009C4383" w:rsidRDefault="009C4383" w:rsidP="00FA447D">
            <w:r>
              <w:t>- 300 000</w:t>
            </w:r>
          </w:p>
          <w:p w14:paraId="04BE3652" w14:textId="052AC594" w:rsidR="009C4383" w:rsidRDefault="009C4383" w:rsidP="00FA447D">
            <w:r>
              <w:t xml:space="preserve">Актуализация – 160 000  </w:t>
            </w:r>
          </w:p>
          <w:p w14:paraId="4C63E0EC" w14:textId="4DD71C21" w:rsidR="009C4383" w:rsidRDefault="009C4383" w:rsidP="00FA447D">
            <w:r>
              <w:t>- Экспертиза</w:t>
            </w:r>
            <w:r w:rsidR="006461CF">
              <w:t xml:space="preserve"> – 55 000</w:t>
            </w:r>
          </w:p>
          <w:p w14:paraId="265246C7" w14:textId="3D71F9B0" w:rsidR="009C4383" w:rsidRDefault="009C4383" w:rsidP="00FA447D"/>
          <w:p w14:paraId="5884B405" w14:textId="43AD156C" w:rsidR="009C4383" w:rsidRDefault="009C4383" w:rsidP="00FA447D">
            <w:r>
              <w:t>ООП (ВО)</w:t>
            </w:r>
          </w:p>
          <w:p w14:paraId="1A1A2918" w14:textId="77777777" w:rsidR="009C4383" w:rsidRDefault="009C4383" w:rsidP="009C4383">
            <w:r>
              <w:t>- Разработка</w:t>
            </w:r>
          </w:p>
          <w:p w14:paraId="78A74965" w14:textId="2E9C188F" w:rsidR="009C4383" w:rsidRDefault="009C4383" w:rsidP="009C4383">
            <w:r>
              <w:t>- 2 039 850 Актуализация – 626 110</w:t>
            </w:r>
          </w:p>
          <w:p w14:paraId="4D0A9C94" w14:textId="5D6219D9" w:rsidR="009C4383" w:rsidRDefault="009C4383" w:rsidP="009C4383">
            <w:r>
              <w:t>- Экспертиза – 312 300</w:t>
            </w:r>
          </w:p>
          <w:p w14:paraId="5030EC7E" w14:textId="17868FB2" w:rsidR="009C4383" w:rsidRDefault="009C4383" w:rsidP="009C4383"/>
          <w:p w14:paraId="55FE0E07" w14:textId="381F83F5" w:rsidR="009C4383" w:rsidRDefault="009C4383" w:rsidP="009C4383">
            <w:r>
              <w:t>РПД (СПО)</w:t>
            </w:r>
          </w:p>
          <w:p w14:paraId="0E6D09CC" w14:textId="77777777" w:rsidR="009C4383" w:rsidRDefault="009C4383" w:rsidP="009C4383">
            <w:r>
              <w:t>- Разработка</w:t>
            </w:r>
          </w:p>
          <w:p w14:paraId="081D9621" w14:textId="5F56D8AA" w:rsidR="009C4383" w:rsidRDefault="009C4383" w:rsidP="009C4383">
            <w:r>
              <w:t>- 270 750</w:t>
            </w:r>
          </w:p>
          <w:p w14:paraId="72151A3F" w14:textId="69102141" w:rsidR="009C4383" w:rsidRDefault="009C4383" w:rsidP="009C4383">
            <w:r>
              <w:t xml:space="preserve">Актуализация – 150 000 </w:t>
            </w:r>
          </w:p>
          <w:p w14:paraId="2E9CCDD0" w14:textId="39AB9A1D" w:rsidR="009C4383" w:rsidRDefault="009C4383" w:rsidP="009C4383">
            <w:r>
              <w:t>- Экспертиза – 58 060</w:t>
            </w:r>
          </w:p>
          <w:p w14:paraId="50905FD5" w14:textId="77777777" w:rsidR="009C4383" w:rsidRDefault="009C4383" w:rsidP="009C4383"/>
          <w:p w14:paraId="4DB93BDB" w14:textId="5EEDDE90" w:rsidR="009C4383" w:rsidRDefault="009C4383" w:rsidP="009C4383">
            <w:r>
              <w:t>ООП (СПО)</w:t>
            </w:r>
          </w:p>
          <w:p w14:paraId="563A135A" w14:textId="77777777" w:rsidR="009C4383" w:rsidRDefault="009C4383" w:rsidP="009C4383">
            <w:r>
              <w:t>- Разработка</w:t>
            </w:r>
          </w:p>
          <w:p w14:paraId="0D0558E3" w14:textId="59D41DDD" w:rsidR="009C4383" w:rsidRDefault="009C4383" w:rsidP="009C4383">
            <w:r>
              <w:t>- 1 731 360 Актуализация – 427 440</w:t>
            </w:r>
          </w:p>
          <w:p w14:paraId="212FB33D" w14:textId="214A62A6" w:rsidR="009C4383" w:rsidRDefault="009C4383" w:rsidP="009C4383">
            <w:r>
              <w:t>- Экспертиза – 171 000</w:t>
            </w:r>
          </w:p>
          <w:p w14:paraId="20436ECA" w14:textId="77777777" w:rsidR="009C4383" w:rsidRDefault="009C4383" w:rsidP="009C4383"/>
          <w:p w14:paraId="055B88DA" w14:textId="77777777" w:rsidR="009C4383" w:rsidRPr="0028101C" w:rsidRDefault="009C4383" w:rsidP="00FA447D"/>
          <w:p w14:paraId="444D0DCA" w14:textId="77777777" w:rsidR="00FA447D" w:rsidRDefault="00FA447D" w:rsidP="00FA447D"/>
        </w:tc>
      </w:tr>
      <w:tr w:rsidR="00FA447D" w14:paraId="52898438" w14:textId="77777777" w:rsidTr="00444269">
        <w:tc>
          <w:tcPr>
            <w:tcW w:w="387" w:type="dxa"/>
          </w:tcPr>
          <w:p w14:paraId="4834D6E4" w14:textId="77777777" w:rsidR="00FA447D" w:rsidRPr="00AE751F" w:rsidRDefault="00FA447D" w:rsidP="00FA447D">
            <w:pPr>
              <w:rPr>
                <w:b/>
                <w:bCs/>
              </w:rPr>
            </w:pPr>
          </w:p>
        </w:tc>
        <w:tc>
          <w:tcPr>
            <w:tcW w:w="2160" w:type="dxa"/>
          </w:tcPr>
          <w:p w14:paraId="2E24C7C4" w14:textId="79EE979D" w:rsidR="00FA447D" w:rsidRPr="00AE751F" w:rsidRDefault="00FA447D" w:rsidP="00FA447D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>Общее количество партнеров</w:t>
            </w:r>
          </w:p>
        </w:tc>
        <w:tc>
          <w:tcPr>
            <w:tcW w:w="1134" w:type="dxa"/>
          </w:tcPr>
          <w:p w14:paraId="541062FF" w14:textId="77777777" w:rsidR="00FA447D" w:rsidRPr="00AE751F" w:rsidRDefault="00FA447D" w:rsidP="00FA447D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13B2C4B4" w14:textId="5C4B4775" w:rsidR="00FA447D" w:rsidRPr="00AE751F" w:rsidRDefault="00FA447D" w:rsidP="00FA447D">
            <w:pPr>
              <w:rPr>
                <w:b/>
                <w:bCs/>
              </w:rPr>
            </w:pPr>
          </w:p>
        </w:tc>
        <w:tc>
          <w:tcPr>
            <w:tcW w:w="1418" w:type="dxa"/>
          </w:tcPr>
          <w:p w14:paraId="4C30EEBA" w14:textId="77777777" w:rsidR="00FA447D" w:rsidRPr="00AE751F" w:rsidRDefault="00FA447D" w:rsidP="00FA447D">
            <w:pPr>
              <w:rPr>
                <w:b/>
                <w:bCs/>
              </w:rPr>
            </w:pPr>
          </w:p>
        </w:tc>
        <w:tc>
          <w:tcPr>
            <w:tcW w:w="1418" w:type="dxa"/>
          </w:tcPr>
          <w:p w14:paraId="288A6FB2" w14:textId="08CD2C25" w:rsidR="00FA447D" w:rsidRDefault="00FA447D" w:rsidP="00FA447D">
            <w:pPr>
              <w:rPr>
                <w:b/>
                <w:bCs/>
              </w:rPr>
            </w:pPr>
            <w:r>
              <w:rPr>
                <w:b/>
                <w:bCs/>
              </w:rPr>
              <w:t>Общее количество программ</w:t>
            </w:r>
          </w:p>
        </w:tc>
        <w:tc>
          <w:tcPr>
            <w:tcW w:w="1842" w:type="dxa"/>
          </w:tcPr>
          <w:p w14:paraId="0C433E66" w14:textId="6DEE6888" w:rsidR="00FA447D" w:rsidRPr="00AE751F" w:rsidRDefault="00FA447D" w:rsidP="00FA447D">
            <w:pPr>
              <w:rPr>
                <w:b/>
                <w:bCs/>
              </w:rPr>
            </w:pPr>
          </w:p>
        </w:tc>
        <w:tc>
          <w:tcPr>
            <w:tcW w:w="1843" w:type="dxa"/>
          </w:tcPr>
          <w:p w14:paraId="0ABD86F4" w14:textId="77777777" w:rsidR="00FA447D" w:rsidRDefault="00FA447D" w:rsidP="00FA447D">
            <w:pPr>
              <w:rPr>
                <w:b/>
                <w:bCs/>
              </w:rPr>
            </w:pPr>
          </w:p>
        </w:tc>
        <w:tc>
          <w:tcPr>
            <w:tcW w:w="2126" w:type="dxa"/>
          </w:tcPr>
          <w:p w14:paraId="23B0D935" w14:textId="77777777" w:rsidR="00FA447D" w:rsidRPr="00AE751F" w:rsidRDefault="00FA447D" w:rsidP="00FA447D">
            <w:pPr>
              <w:rPr>
                <w:b/>
                <w:bCs/>
              </w:rPr>
            </w:pPr>
            <w:r>
              <w:rPr>
                <w:b/>
                <w:bCs/>
              </w:rPr>
              <w:t>Общая сумма затрат</w:t>
            </w:r>
          </w:p>
        </w:tc>
      </w:tr>
    </w:tbl>
    <w:p w14:paraId="10DEDD01" w14:textId="4D2D8FCA" w:rsidR="00C934A0" w:rsidRDefault="00C934A0">
      <w:pPr>
        <w:rPr>
          <w:lang w:val="en-US"/>
        </w:rPr>
      </w:pPr>
    </w:p>
    <w:p w14:paraId="67F21E35" w14:textId="6D42ABC8" w:rsidR="00FA447D" w:rsidRDefault="00FA447D">
      <w:r>
        <w:t>Краткая выжимка</w:t>
      </w:r>
      <w:r w:rsidR="00DC4FC3">
        <w:t xml:space="preserve"> по данному разделу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</w:tblGrid>
      <w:tr w:rsidR="00DC4FC3" w14:paraId="5FA61D95" w14:textId="217BDD1D" w:rsidTr="005C3407">
        <w:tc>
          <w:tcPr>
            <w:tcW w:w="1557" w:type="dxa"/>
          </w:tcPr>
          <w:p w14:paraId="078E48CC" w14:textId="2715C368" w:rsidR="00DC4FC3" w:rsidRPr="00DC4FC3" w:rsidRDefault="00DC4FC3">
            <w:pPr>
              <w:rPr>
                <w:b/>
                <w:bCs/>
              </w:rPr>
            </w:pPr>
            <w:r w:rsidRPr="00DC4FC3">
              <w:rPr>
                <w:b/>
                <w:bCs/>
              </w:rPr>
              <w:t>Вид документа</w:t>
            </w:r>
          </w:p>
        </w:tc>
        <w:tc>
          <w:tcPr>
            <w:tcW w:w="1557" w:type="dxa"/>
          </w:tcPr>
          <w:p w14:paraId="788B7DFE" w14:textId="0D026595" w:rsidR="00DC4FC3" w:rsidRPr="00DC4FC3" w:rsidRDefault="00DC4FC3">
            <w:pPr>
              <w:rPr>
                <w:b/>
                <w:bCs/>
              </w:rPr>
            </w:pPr>
            <w:r w:rsidRPr="00DC4FC3">
              <w:rPr>
                <w:b/>
                <w:bCs/>
              </w:rPr>
              <w:t>Разработка</w:t>
            </w:r>
          </w:p>
        </w:tc>
        <w:tc>
          <w:tcPr>
            <w:tcW w:w="1557" w:type="dxa"/>
          </w:tcPr>
          <w:p w14:paraId="1A6D68D8" w14:textId="63239099" w:rsidR="00DC4FC3" w:rsidRPr="00DC4FC3" w:rsidRDefault="00DC4FC3">
            <w:pPr>
              <w:rPr>
                <w:b/>
                <w:bCs/>
              </w:rPr>
            </w:pPr>
            <w:r w:rsidRPr="00DC4FC3">
              <w:rPr>
                <w:b/>
                <w:bCs/>
              </w:rPr>
              <w:t>Актуализация</w:t>
            </w:r>
          </w:p>
        </w:tc>
        <w:tc>
          <w:tcPr>
            <w:tcW w:w="1558" w:type="dxa"/>
          </w:tcPr>
          <w:p w14:paraId="725BEBC6" w14:textId="532D9784" w:rsidR="00DC4FC3" w:rsidRPr="00DC4FC3" w:rsidRDefault="00DC4FC3">
            <w:pPr>
              <w:rPr>
                <w:b/>
                <w:bCs/>
              </w:rPr>
            </w:pPr>
            <w:r w:rsidRPr="00DC4FC3">
              <w:rPr>
                <w:b/>
                <w:bCs/>
              </w:rPr>
              <w:t>Экспертиза</w:t>
            </w:r>
          </w:p>
        </w:tc>
        <w:tc>
          <w:tcPr>
            <w:tcW w:w="1558" w:type="dxa"/>
          </w:tcPr>
          <w:p w14:paraId="27DE5ED4" w14:textId="61E17D97" w:rsidR="00DC4FC3" w:rsidRPr="00DC4FC3" w:rsidRDefault="00DC4FC3">
            <w:pPr>
              <w:rPr>
                <w:b/>
                <w:bCs/>
              </w:rPr>
            </w:pPr>
            <w:r w:rsidRPr="00DC4FC3">
              <w:rPr>
                <w:b/>
                <w:bCs/>
              </w:rPr>
              <w:t>ИТОГО</w:t>
            </w:r>
            <w:ins w:id="1" w:author="Саркис Шмавонян" w:date="2026-09-01T14:57:00Z">
              <w:r w:rsidR="00713807">
                <w:t xml:space="preserve"> </w:t>
              </w:r>
              <w:r w:rsidR="00713807">
                <w:t>количество и сумму</w:t>
              </w:r>
            </w:ins>
          </w:p>
        </w:tc>
      </w:tr>
      <w:tr w:rsidR="00DC4FC3" w14:paraId="2E67BCB3" w14:textId="18E8B4D3" w:rsidTr="005C3407">
        <w:tc>
          <w:tcPr>
            <w:tcW w:w="1557" w:type="dxa"/>
          </w:tcPr>
          <w:p w14:paraId="02C9D518" w14:textId="566585D2" w:rsidR="00DC4FC3" w:rsidRDefault="00DC4FC3">
            <w:r>
              <w:t>РПД</w:t>
            </w:r>
          </w:p>
        </w:tc>
        <w:tc>
          <w:tcPr>
            <w:tcW w:w="1557" w:type="dxa"/>
          </w:tcPr>
          <w:p w14:paraId="1400A5C8" w14:textId="77777777" w:rsidR="00DC4FC3" w:rsidRDefault="00DC4FC3"/>
        </w:tc>
        <w:tc>
          <w:tcPr>
            <w:tcW w:w="1557" w:type="dxa"/>
          </w:tcPr>
          <w:p w14:paraId="77E495A3" w14:textId="77777777" w:rsidR="00DC4FC3" w:rsidRDefault="00DC4FC3"/>
        </w:tc>
        <w:tc>
          <w:tcPr>
            <w:tcW w:w="1558" w:type="dxa"/>
          </w:tcPr>
          <w:p w14:paraId="174D96F6" w14:textId="77777777" w:rsidR="00DC4FC3" w:rsidRDefault="00DC4FC3"/>
        </w:tc>
        <w:tc>
          <w:tcPr>
            <w:tcW w:w="1558" w:type="dxa"/>
          </w:tcPr>
          <w:p w14:paraId="326DB2E8" w14:textId="77777777" w:rsidR="00DC4FC3" w:rsidRDefault="00DC4FC3"/>
        </w:tc>
      </w:tr>
      <w:tr w:rsidR="00DC4FC3" w14:paraId="2EE974A4" w14:textId="35754739" w:rsidTr="005C3407">
        <w:tc>
          <w:tcPr>
            <w:tcW w:w="1557" w:type="dxa"/>
          </w:tcPr>
          <w:p w14:paraId="5CBED952" w14:textId="56D192B1" w:rsidR="00DC4FC3" w:rsidRDefault="00DC4FC3">
            <w:r>
              <w:t>ООП</w:t>
            </w:r>
          </w:p>
        </w:tc>
        <w:tc>
          <w:tcPr>
            <w:tcW w:w="1557" w:type="dxa"/>
          </w:tcPr>
          <w:p w14:paraId="20A404C5" w14:textId="77777777" w:rsidR="00DC4FC3" w:rsidRDefault="00DC4FC3"/>
        </w:tc>
        <w:tc>
          <w:tcPr>
            <w:tcW w:w="1557" w:type="dxa"/>
          </w:tcPr>
          <w:p w14:paraId="4F57B535" w14:textId="77777777" w:rsidR="00DC4FC3" w:rsidRDefault="00DC4FC3"/>
        </w:tc>
        <w:tc>
          <w:tcPr>
            <w:tcW w:w="1558" w:type="dxa"/>
          </w:tcPr>
          <w:p w14:paraId="72CFA292" w14:textId="77777777" w:rsidR="00DC4FC3" w:rsidRDefault="00DC4FC3"/>
        </w:tc>
        <w:tc>
          <w:tcPr>
            <w:tcW w:w="1558" w:type="dxa"/>
          </w:tcPr>
          <w:p w14:paraId="6F3A207C" w14:textId="77777777" w:rsidR="00DC4FC3" w:rsidRDefault="00DC4FC3"/>
        </w:tc>
      </w:tr>
      <w:tr w:rsidR="00DC4FC3" w14:paraId="630E2293" w14:textId="23FD1987" w:rsidTr="005C3407">
        <w:tc>
          <w:tcPr>
            <w:tcW w:w="1557" w:type="dxa"/>
          </w:tcPr>
          <w:p w14:paraId="4D2C8CEC" w14:textId="5D152DF9" w:rsidR="00DC4FC3" w:rsidRPr="00DC4FC3" w:rsidRDefault="00DC4FC3">
            <w:pPr>
              <w:rPr>
                <w:b/>
                <w:bCs/>
              </w:rPr>
            </w:pPr>
            <w:r w:rsidRPr="00DC4FC3">
              <w:rPr>
                <w:b/>
                <w:bCs/>
              </w:rPr>
              <w:t>ИТОГО</w:t>
            </w:r>
          </w:p>
        </w:tc>
        <w:tc>
          <w:tcPr>
            <w:tcW w:w="1557" w:type="dxa"/>
          </w:tcPr>
          <w:p w14:paraId="41270F4E" w14:textId="77777777" w:rsidR="00DC4FC3" w:rsidRDefault="00DC4FC3"/>
        </w:tc>
        <w:tc>
          <w:tcPr>
            <w:tcW w:w="1557" w:type="dxa"/>
          </w:tcPr>
          <w:p w14:paraId="1282E773" w14:textId="77777777" w:rsidR="00DC4FC3" w:rsidRDefault="00DC4FC3"/>
        </w:tc>
        <w:tc>
          <w:tcPr>
            <w:tcW w:w="1558" w:type="dxa"/>
          </w:tcPr>
          <w:p w14:paraId="42F5DE86" w14:textId="77777777" w:rsidR="00DC4FC3" w:rsidRDefault="00DC4FC3"/>
        </w:tc>
        <w:tc>
          <w:tcPr>
            <w:tcW w:w="1558" w:type="dxa"/>
          </w:tcPr>
          <w:p w14:paraId="3FC919D9" w14:textId="77777777" w:rsidR="00DC4FC3" w:rsidRDefault="00DC4FC3"/>
        </w:tc>
      </w:tr>
    </w:tbl>
    <w:p w14:paraId="267141BA" w14:textId="77777777" w:rsidR="00FA447D" w:rsidRPr="00FA447D" w:rsidRDefault="00FA447D"/>
    <w:p w14:paraId="3E2D0AC8" w14:textId="4945AD55" w:rsidR="00FA447D" w:rsidRDefault="00FA447D">
      <w:pPr>
        <w:rPr>
          <w:i/>
          <w:iCs/>
        </w:rPr>
      </w:pPr>
      <w:r w:rsidRPr="00FA447D">
        <w:rPr>
          <w:i/>
          <w:iCs/>
        </w:rPr>
        <w:t>Раздел «Стажировка»</w:t>
      </w:r>
    </w:p>
    <w:p w14:paraId="4AA45D56" w14:textId="77777777" w:rsidR="00E174E3" w:rsidRDefault="00E174E3" w:rsidP="00E174E3">
      <w:pPr>
        <w:pStyle w:val="a3"/>
        <w:numPr>
          <w:ilvl w:val="0"/>
          <w:numId w:val="14"/>
        </w:numPr>
      </w:pPr>
      <w:r w:rsidRPr="00756929">
        <w:t>2 вкладки: план и факт</w:t>
      </w:r>
    </w:p>
    <w:p w14:paraId="1E9D7F44" w14:textId="77777777" w:rsidR="00E174E3" w:rsidRDefault="00E174E3" w:rsidP="00E174E3">
      <w:pPr>
        <w:pStyle w:val="a3"/>
        <w:numPr>
          <w:ilvl w:val="0"/>
          <w:numId w:val="14"/>
        </w:numPr>
      </w:pPr>
      <w:r>
        <w:t>Возможность фильтрации по:</w:t>
      </w:r>
    </w:p>
    <w:p w14:paraId="1B281112" w14:textId="77777777" w:rsidR="00E174E3" w:rsidRDefault="00E174E3" w:rsidP="00E174E3">
      <w:pPr>
        <w:pStyle w:val="a3"/>
        <w:numPr>
          <w:ilvl w:val="0"/>
          <w:numId w:val="15"/>
        </w:numPr>
      </w:pPr>
      <w:r>
        <w:t>Наименованию ОО</w:t>
      </w:r>
    </w:p>
    <w:p w14:paraId="6B23B04F" w14:textId="05B6FFA8" w:rsidR="00E174E3" w:rsidRDefault="00E174E3" w:rsidP="00E174E3">
      <w:pPr>
        <w:pStyle w:val="a3"/>
        <w:numPr>
          <w:ilvl w:val="0"/>
          <w:numId w:val="15"/>
        </w:numPr>
      </w:pPr>
      <w:r>
        <w:t>Виду ОО</w:t>
      </w:r>
    </w:p>
    <w:p w14:paraId="532FBF8F" w14:textId="3AF47C6E" w:rsidR="00E174E3" w:rsidRDefault="00E174E3" w:rsidP="00E174E3">
      <w:pPr>
        <w:pStyle w:val="a3"/>
        <w:numPr>
          <w:ilvl w:val="0"/>
          <w:numId w:val="15"/>
        </w:numPr>
      </w:pPr>
      <w:r>
        <w:t>Продолжительности стажировки</w:t>
      </w:r>
    </w:p>
    <w:p w14:paraId="50565908" w14:textId="524FE71C" w:rsidR="00920F0F" w:rsidRDefault="00CA6E67" w:rsidP="00E174E3">
      <w:pPr>
        <w:pStyle w:val="a3"/>
        <w:numPr>
          <w:ilvl w:val="0"/>
          <w:numId w:val="15"/>
        </w:numPr>
      </w:pPr>
      <w:r>
        <w:t>ФИО н</w:t>
      </w:r>
      <w:r w:rsidR="00920F0F">
        <w:t>аставник</w:t>
      </w:r>
      <w:r>
        <w:t>а</w:t>
      </w:r>
    </w:p>
    <w:p w14:paraId="69D4AA56" w14:textId="77777777" w:rsidR="00E174E3" w:rsidRDefault="00E174E3" w:rsidP="00E174E3">
      <w:pPr>
        <w:pStyle w:val="a3"/>
        <w:numPr>
          <w:ilvl w:val="0"/>
          <w:numId w:val="14"/>
        </w:numPr>
      </w:pPr>
      <w:r>
        <w:t>Возможность добавлять новые строки</w:t>
      </w:r>
    </w:p>
    <w:p w14:paraId="1E9799D5" w14:textId="77777777" w:rsidR="00E174E3" w:rsidRDefault="00E174E3" w:rsidP="00E174E3">
      <w:pPr>
        <w:pStyle w:val="a3"/>
        <w:numPr>
          <w:ilvl w:val="0"/>
          <w:numId w:val="14"/>
        </w:numPr>
      </w:pPr>
      <w:r>
        <w:t>Расчет общих затрат по формуле</w:t>
      </w:r>
    </w:p>
    <w:p w14:paraId="38F54C22" w14:textId="77777777" w:rsidR="00E174E3" w:rsidRDefault="00E174E3" w:rsidP="00E174E3">
      <w:pPr>
        <w:pStyle w:val="a3"/>
        <w:numPr>
          <w:ilvl w:val="0"/>
          <w:numId w:val="14"/>
        </w:numPr>
      </w:pPr>
      <w:r>
        <w:t>Расчет итоговых показателей (последняя строка)</w:t>
      </w:r>
    </w:p>
    <w:p w14:paraId="11176C59" w14:textId="77777777" w:rsidR="00E174E3" w:rsidRPr="00FA447D" w:rsidRDefault="00E174E3">
      <w:pPr>
        <w:rPr>
          <w:i/>
          <w:iCs/>
        </w:rPr>
      </w:pPr>
    </w:p>
    <w:tbl>
      <w:tblPr>
        <w:tblStyle w:val="a4"/>
        <w:tblW w:w="14455" w:type="dxa"/>
        <w:tblLayout w:type="fixed"/>
        <w:tblLook w:val="04A0" w:firstRow="1" w:lastRow="0" w:firstColumn="1" w:lastColumn="0" w:noHBand="0" w:noVBand="1"/>
      </w:tblPr>
      <w:tblGrid>
        <w:gridCol w:w="387"/>
        <w:gridCol w:w="1309"/>
        <w:gridCol w:w="850"/>
        <w:gridCol w:w="992"/>
        <w:gridCol w:w="1419"/>
        <w:gridCol w:w="851"/>
        <w:gridCol w:w="1559"/>
        <w:gridCol w:w="1559"/>
        <w:gridCol w:w="1560"/>
        <w:gridCol w:w="1701"/>
        <w:gridCol w:w="2268"/>
      </w:tblGrid>
      <w:tr w:rsidR="002A7EEF" w14:paraId="06704361" w14:textId="77777777" w:rsidTr="00444269">
        <w:tc>
          <w:tcPr>
            <w:tcW w:w="387" w:type="dxa"/>
          </w:tcPr>
          <w:p w14:paraId="296C703E" w14:textId="77777777" w:rsidR="002A7EEF" w:rsidRDefault="002A7EEF" w:rsidP="001D518B"/>
        </w:tc>
        <w:tc>
          <w:tcPr>
            <w:tcW w:w="1309" w:type="dxa"/>
          </w:tcPr>
          <w:p w14:paraId="401AD27D" w14:textId="77777777" w:rsidR="002A7EEF" w:rsidRDefault="002A7EEF" w:rsidP="001D518B">
            <w:r w:rsidRPr="00E174E3">
              <w:rPr>
                <w:b/>
                <w:bCs/>
              </w:rPr>
              <w:t>Наименование ОО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 xml:space="preserve">выпадающий список из базы данных </w:t>
            </w:r>
            <w:r>
              <w:rPr>
                <w:i/>
                <w:iCs/>
              </w:rPr>
              <w:lastRenderedPageBreak/>
              <w:t>партнеров</w:t>
            </w:r>
            <w:r w:rsidRPr="00756929">
              <w:rPr>
                <w:i/>
                <w:iCs/>
              </w:rPr>
              <w:t>)</w:t>
            </w:r>
          </w:p>
        </w:tc>
        <w:tc>
          <w:tcPr>
            <w:tcW w:w="850" w:type="dxa"/>
          </w:tcPr>
          <w:p w14:paraId="3B04A4BC" w14:textId="77777777" w:rsidR="002A7EEF" w:rsidRPr="00E174E3" w:rsidRDefault="002A7EEF" w:rsidP="001D518B">
            <w:pPr>
              <w:rPr>
                <w:b/>
                <w:bCs/>
              </w:rPr>
            </w:pPr>
            <w:r w:rsidRPr="00E174E3">
              <w:rPr>
                <w:b/>
                <w:bCs/>
              </w:rPr>
              <w:lastRenderedPageBreak/>
              <w:t>Вид ОО</w:t>
            </w:r>
          </w:p>
          <w:p w14:paraId="19FE7484" w14:textId="30EEF2DE" w:rsidR="002A7EEF" w:rsidRDefault="002A7EEF" w:rsidP="001D518B"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 xml:space="preserve">выпадающий </w:t>
            </w:r>
            <w:r>
              <w:rPr>
                <w:i/>
                <w:iCs/>
              </w:rPr>
              <w:lastRenderedPageBreak/>
              <w:t>список)</w:t>
            </w:r>
          </w:p>
        </w:tc>
        <w:tc>
          <w:tcPr>
            <w:tcW w:w="992" w:type="dxa"/>
          </w:tcPr>
          <w:p w14:paraId="6009E8B0" w14:textId="7A2935B6" w:rsidR="002A7EEF" w:rsidRPr="00873316" w:rsidRDefault="002A7EEF" w:rsidP="001D518B">
            <w:r w:rsidRPr="00E174E3">
              <w:rPr>
                <w:b/>
                <w:bCs/>
              </w:rPr>
              <w:lastRenderedPageBreak/>
              <w:t>ФИО наставника</w:t>
            </w:r>
            <w:r>
              <w:t xml:space="preserve"> </w:t>
            </w:r>
            <w:r w:rsidRPr="00756929">
              <w:rPr>
                <w:i/>
                <w:iCs/>
              </w:rPr>
              <w:t xml:space="preserve">(текстовое </w:t>
            </w:r>
            <w:r w:rsidRPr="00756929">
              <w:rPr>
                <w:i/>
                <w:iCs/>
              </w:rPr>
              <w:lastRenderedPageBreak/>
              <w:t>поле ввода)</w:t>
            </w:r>
          </w:p>
        </w:tc>
        <w:tc>
          <w:tcPr>
            <w:tcW w:w="1419" w:type="dxa"/>
          </w:tcPr>
          <w:p w14:paraId="684E1A18" w14:textId="77777777" w:rsidR="002A7EEF" w:rsidRPr="00E174E3" w:rsidRDefault="002A7EEF" w:rsidP="001D518B">
            <w:pPr>
              <w:rPr>
                <w:b/>
                <w:bCs/>
              </w:rPr>
            </w:pPr>
            <w:r w:rsidRPr="00E174E3">
              <w:rPr>
                <w:b/>
                <w:bCs/>
              </w:rPr>
              <w:lastRenderedPageBreak/>
              <w:t>ФИО студента</w:t>
            </w:r>
          </w:p>
          <w:p w14:paraId="77309BA0" w14:textId="174BEA41" w:rsidR="002A7EEF" w:rsidRDefault="002A7EEF" w:rsidP="001D518B"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851" w:type="dxa"/>
          </w:tcPr>
          <w:p w14:paraId="2B7D6B26" w14:textId="105A87E2" w:rsidR="002A7EEF" w:rsidRDefault="002A7EEF" w:rsidP="001D518B">
            <w:r w:rsidRPr="00E174E3">
              <w:rPr>
                <w:b/>
                <w:bCs/>
              </w:rPr>
              <w:t xml:space="preserve">Курс </w:t>
            </w:r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1559" w:type="dxa"/>
          </w:tcPr>
          <w:p w14:paraId="6A0DEBF4" w14:textId="04E16DA0" w:rsidR="002A7EEF" w:rsidRDefault="002A7EEF" w:rsidP="001D518B">
            <w:r w:rsidRPr="00E174E3">
              <w:rPr>
                <w:b/>
                <w:bCs/>
              </w:rPr>
              <w:t>Период проведения стажировки</w:t>
            </w:r>
            <w:r>
              <w:t xml:space="preserve"> (текстовое поле ввода)</w:t>
            </w:r>
          </w:p>
        </w:tc>
        <w:tc>
          <w:tcPr>
            <w:tcW w:w="1559" w:type="dxa"/>
          </w:tcPr>
          <w:p w14:paraId="1ECF345A" w14:textId="32044D15" w:rsidR="002A7EEF" w:rsidRDefault="002A7EEF" w:rsidP="001D518B">
            <w:r w:rsidRPr="00E174E3">
              <w:rPr>
                <w:b/>
                <w:bCs/>
              </w:rPr>
              <w:t>Продолжительность, мес.</w:t>
            </w:r>
            <w:r>
              <w:t xml:space="preserve"> </w:t>
            </w:r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1560" w:type="dxa"/>
          </w:tcPr>
          <w:p w14:paraId="0E18117A" w14:textId="45505739" w:rsidR="002A7EEF" w:rsidRPr="00FA447D" w:rsidRDefault="002A7EEF" w:rsidP="001D518B">
            <w:r w:rsidRPr="00E174E3">
              <w:rPr>
                <w:b/>
                <w:bCs/>
              </w:rPr>
              <w:t>Нагрузка студента, часы в месяц</w:t>
            </w:r>
            <w:r>
              <w:t xml:space="preserve"> </w:t>
            </w:r>
            <w:r w:rsidRPr="00F768D6">
              <w:rPr>
                <w:i/>
                <w:iCs/>
              </w:rPr>
              <w:t>(</w:t>
            </w:r>
            <w:r>
              <w:rPr>
                <w:i/>
                <w:iCs/>
              </w:rPr>
              <w:t>числовое поле ввода)</w:t>
            </w:r>
          </w:p>
        </w:tc>
        <w:tc>
          <w:tcPr>
            <w:tcW w:w="1701" w:type="dxa"/>
          </w:tcPr>
          <w:p w14:paraId="148DFB5C" w14:textId="1D95B3DD" w:rsidR="002A7EEF" w:rsidRDefault="002A7EEF" w:rsidP="001D518B">
            <w:r w:rsidRPr="00E174E3">
              <w:rPr>
                <w:b/>
                <w:bCs/>
              </w:rPr>
              <w:t>Нагрузка наставника, часы в месяц</w:t>
            </w:r>
            <w:r>
              <w:t xml:space="preserve"> </w:t>
            </w:r>
            <w:r w:rsidRPr="00F768D6">
              <w:rPr>
                <w:i/>
                <w:iCs/>
              </w:rPr>
              <w:t>(</w:t>
            </w:r>
            <w:r>
              <w:rPr>
                <w:i/>
                <w:iCs/>
              </w:rPr>
              <w:t>числовое поле ввода)</w:t>
            </w:r>
          </w:p>
        </w:tc>
        <w:tc>
          <w:tcPr>
            <w:tcW w:w="2268" w:type="dxa"/>
          </w:tcPr>
          <w:p w14:paraId="1EFC3157" w14:textId="77777777" w:rsidR="002A7EEF" w:rsidRDefault="002A7EEF" w:rsidP="001D518B">
            <w:pPr>
              <w:rPr>
                <w:i/>
                <w:iCs/>
              </w:rPr>
            </w:pPr>
            <w:r w:rsidRPr="00E174E3">
              <w:rPr>
                <w:b/>
                <w:bCs/>
              </w:rPr>
              <w:t>Сумма затрат, руб.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расчетное поле</w:t>
            </w:r>
            <w:r w:rsidRPr="00756929">
              <w:rPr>
                <w:i/>
                <w:iCs/>
              </w:rPr>
              <w:t>)</w:t>
            </w:r>
          </w:p>
          <w:p w14:paraId="4BFD891B" w14:textId="77777777" w:rsidR="002A7EEF" w:rsidRDefault="002A7EEF" w:rsidP="001D518B">
            <w:pPr>
              <w:rPr>
                <w:i/>
                <w:iCs/>
              </w:rPr>
            </w:pPr>
          </w:p>
          <w:p w14:paraId="5881BAFB" w14:textId="77777777" w:rsidR="002A7EEF" w:rsidRPr="0028101C" w:rsidRDefault="002A7EEF" w:rsidP="001D518B"/>
          <w:p w14:paraId="03EF17CA" w14:textId="77777777" w:rsidR="002A7EEF" w:rsidRPr="0028101C" w:rsidRDefault="002A7EEF" w:rsidP="001D518B">
            <w:pPr>
              <w:rPr>
                <w:i/>
                <w:iCs/>
              </w:rPr>
            </w:pPr>
          </w:p>
        </w:tc>
      </w:tr>
      <w:tr w:rsidR="002A7EEF" w14:paraId="20CDF2DF" w14:textId="77777777" w:rsidTr="00444269">
        <w:tc>
          <w:tcPr>
            <w:tcW w:w="387" w:type="dxa"/>
          </w:tcPr>
          <w:p w14:paraId="1BD58D0C" w14:textId="77777777" w:rsidR="002A7EEF" w:rsidRDefault="002A7EEF" w:rsidP="001D518B">
            <w:r>
              <w:lastRenderedPageBreak/>
              <w:t>1</w:t>
            </w:r>
          </w:p>
        </w:tc>
        <w:tc>
          <w:tcPr>
            <w:tcW w:w="1309" w:type="dxa"/>
          </w:tcPr>
          <w:p w14:paraId="6A90D0A9" w14:textId="77777777" w:rsidR="002A7EEF" w:rsidRDefault="002A7EEF" w:rsidP="001D518B"/>
        </w:tc>
        <w:tc>
          <w:tcPr>
            <w:tcW w:w="850" w:type="dxa"/>
          </w:tcPr>
          <w:p w14:paraId="3D166270" w14:textId="77777777" w:rsidR="002A7EEF" w:rsidRDefault="002A7EEF" w:rsidP="009C4383">
            <w:r>
              <w:t>Вуз</w:t>
            </w:r>
          </w:p>
          <w:p w14:paraId="19B883B4" w14:textId="1ECB3D21" w:rsidR="002A7EEF" w:rsidRDefault="002A7EEF" w:rsidP="009C4383">
            <w:r>
              <w:t>Колледж</w:t>
            </w:r>
          </w:p>
        </w:tc>
        <w:tc>
          <w:tcPr>
            <w:tcW w:w="992" w:type="dxa"/>
          </w:tcPr>
          <w:p w14:paraId="6B0D3420" w14:textId="7EFE42DB" w:rsidR="002A7EEF" w:rsidRDefault="002A7EEF" w:rsidP="001D518B"/>
        </w:tc>
        <w:tc>
          <w:tcPr>
            <w:tcW w:w="1419" w:type="dxa"/>
          </w:tcPr>
          <w:p w14:paraId="2C64D6E7" w14:textId="0BC4264E" w:rsidR="002A7EEF" w:rsidRDefault="002A7EEF" w:rsidP="001D518B"/>
        </w:tc>
        <w:tc>
          <w:tcPr>
            <w:tcW w:w="851" w:type="dxa"/>
          </w:tcPr>
          <w:p w14:paraId="41138F1C" w14:textId="77777777" w:rsidR="002A7EEF" w:rsidRDefault="002A7EEF" w:rsidP="001D518B"/>
        </w:tc>
        <w:tc>
          <w:tcPr>
            <w:tcW w:w="1559" w:type="dxa"/>
          </w:tcPr>
          <w:p w14:paraId="34D6275A" w14:textId="77777777" w:rsidR="002A7EEF" w:rsidRDefault="002A7EEF" w:rsidP="001D518B"/>
        </w:tc>
        <w:tc>
          <w:tcPr>
            <w:tcW w:w="1559" w:type="dxa"/>
          </w:tcPr>
          <w:p w14:paraId="243138CE" w14:textId="351F45C3" w:rsidR="002A7EEF" w:rsidRDefault="002A7EEF" w:rsidP="001D518B"/>
        </w:tc>
        <w:tc>
          <w:tcPr>
            <w:tcW w:w="1560" w:type="dxa"/>
          </w:tcPr>
          <w:p w14:paraId="0F5D05BD" w14:textId="77777777" w:rsidR="002A7EEF" w:rsidRDefault="002A7EEF" w:rsidP="001D518B"/>
        </w:tc>
        <w:tc>
          <w:tcPr>
            <w:tcW w:w="1701" w:type="dxa"/>
          </w:tcPr>
          <w:p w14:paraId="7EB1E166" w14:textId="77777777" w:rsidR="002A7EEF" w:rsidRDefault="002A7EEF" w:rsidP="001D518B"/>
        </w:tc>
        <w:tc>
          <w:tcPr>
            <w:tcW w:w="2268" w:type="dxa"/>
          </w:tcPr>
          <w:p w14:paraId="796C92EE" w14:textId="7E7CEBE0" w:rsidR="002A7EEF" w:rsidRPr="009C4383" w:rsidRDefault="002A7EEF" w:rsidP="001D518B">
            <w:r>
              <w:t>(Нагрузка студента х 800 руб. + нагрузка наставника х 2390 руб.) х продолжительность стажировки</w:t>
            </w:r>
          </w:p>
          <w:p w14:paraId="554DB2B7" w14:textId="77777777" w:rsidR="002A7EEF" w:rsidRDefault="002A7EEF" w:rsidP="001D518B"/>
        </w:tc>
      </w:tr>
      <w:tr w:rsidR="002A7EEF" w14:paraId="4FBA84AD" w14:textId="77777777" w:rsidTr="00444269">
        <w:tc>
          <w:tcPr>
            <w:tcW w:w="387" w:type="dxa"/>
          </w:tcPr>
          <w:p w14:paraId="17EB0711" w14:textId="77777777" w:rsidR="002A7EEF" w:rsidRPr="00AE751F" w:rsidRDefault="002A7EEF" w:rsidP="001D518B">
            <w:pPr>
              <w:rPr>
                <w:b/>
                <w:bCs/>
              </w:rPr>
            </w:pPr>
          </w:p>
        </w:tc>
        <w:tc>
          <w:tcPr>
            <w:tcW w:w="1309" w:type="dxa"/>
          </w:tcPr>
          <w:p w14:paraId="2E7AD78A" w14:textId="7FE79447" w:rsidR="002A7EEF" w:rsidRPr="00AE751F" w:rsidRDefault="002A7EEF" w:rsidP="001D518B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>Общее количество партнеров</w:t>
            </w:r>
          </w:p>
        </w:tc>
        <w:tc>
          <w:tcPr>
            <w:tcW w:w="850" w:type="dxa"/>
          </w:tcPr>
          <w:p w14:paraId="051F9D07" w14:textId="77777777" w:rsidR="002A7EEF" w:rsidRPr="00AE751F" w:rsidRDefault="002A7EEF" w:rsidP="001D518B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39ABA419" w14:textId="0038450C" w:rsidR="002A7EEF" w:rsidRPr="00AE751F" w:rsidRDefault="00E174E3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Общее количество наставников</w:t>
            </w:r>
          </w:p>
        </w:tc>
        <w:tc>
          <w:tcPr>
            <w:tcW w:w="1419" w:type="dxa"/>
          </w:tcPr>
          <w:p w14:paraId="08C31A31" w14:textId="6D1730E0" w:rsidR="002A7EEF" w:rsidRPr="00AE751F" w:rsidRDefault="00E174E3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Общее количество стажеров</w:t>
            </w:r>
          </w:p>
        </w:tc>
        <w:tc>
          <w:tcPr>
            <w:tcW w:w="851" w:type="dxa"/>
          </w:tcPr>
          <w:p w14:paraId="30DE144F" w14:textId="77777777" w:rsidR="002A7EEF" w:rsidRPr="00AE751F" w:rsidRDefault="002A7EEF" w:rsidP="001D518B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0CC7F20C" w14:textId="77777777" w:rsidR="002A7EEF" w:rsidRPr="00AE751F" w:rsidRDefault="002A7EEF" w:rsidP="001D518B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3FD08BBD" w14:textId="16B08416" w:rsidR="002A7EEF" w:rsidRPr="00AE751F" w:rsidRDefault="002A7EEF" w:rsidP="001D518B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3E8DA581" w14:textId="09BD8227" w:rsidR="002A7EEF" w:rsidRDefault="002A7EEF" w:rsidP="001D518B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5B132984" w14:textId="77777777" w:rsidR="002A7EEF" w:rsidRPr="00AE751F" w:rsidRDefault="002A7EEF" w:rsidP="001D518B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F9484E2" w14:textId="77777777" w:rsidR="002A7EEF" w:rsidRPr="00AE751F" w:rsidRDefault="002A7EEF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Общая сумма затрат</w:t>
            </w:r>
          </w:p>
        </w:tc>
      </w:tr>
    </w:tbl>
    <w:p w14:paraId="4452010A" w14:textId="4636CCC3" w:rsidR="00FA447D" w:rsidRDefault="00FA447D"/>
    <w:p w14:paraId="3F5A3EB4" w14:textId="522AB851" w:rsidR="00E174E3" w:rsidRDefault="00E174E3">
      <w:r>
        <w:t>Раздел «Практика с трудоустройством»</w:t>
      </w:r>
    </w:p>
    <w:p w14:paraId="7D972952" w14:textId="77777777" w:rsidR="001700F6" w:rsidRDefault="001700F6" w:rsidP="001700F6">
      <w:pPr>
        <w:pStyle w:val="a3"/>
        <w:numPr>
          <w:ilvl w:val="0"/>
          <w:numId w:val="16"/>
        </w:numPr>
      </w:pPr>
      <w:r w:rsidRPr="00756929">
        <w:t>2 вкладки: план и факт</w:t>
      </w:r>
    </w:p>
    <w:p w14:paraId="2B192C4C" w14:textId="77777777" w:rsidR="001700F6" w:rsidRDefault="001700F6" w:rsidP="001700F6">
      <w:pPr>
        <w:pStyle w:val="a3"/>
        <w:numPr>
          <w:ilvl w:val="0"/>
          <w:numId w:val="16"/>
        </w:numPr>
      </w:pPr>
      <w:r>
        <w:t>Возможность фильтрации по:</w:t>
      </w:r>
    </w:p>
    <w:p w14:paraId="7FC51CAC" w14:textId="77777777" w:rsidR="001700F6" w:rsidRDefault="001700F6" w:rsidP="001700F6">
      <w:pPr>
        <w:pStyle w:val="a3"/>
        <w:numPr>
          <w:ilvl w:val="0"/>
          <w:numId w:val="17"/>
        </w:numPr>
      </w:pPr>
      <w:r>
        <w:t>Наименованию ОО</w:t>
      </w:r>
    </w:p>
    <w:p w14:paraId="47E9F41C" w14:textId="77777777" w:rsidR="001700F6" w:rsidRDefault="001700F6" w:rsidP="001700F6">
      <w:pPr>
        <w:pStyle w:val="a3"/>
        <w:numPr>
          <w:ilvl w:val="0"/>
          <w:numId w:val="17"/>
        </w:numPr>
      </w:pPr>
      <w:r>
        <w:t>Виду ОО</w:t>
      </w:r>
    </w:p>
    <w:p w14:paraId="7546B94D" w14:textId="18EA43E5" w:rsidR="001700F6" w:rsidRDefault="001700F6" w:rsidP="001700F6">
      <w:pPr>
        <w:pStyle w:val="a3"/>
        <w:numPr>
          <w:ilvl w:val="0"/>
          <w:numId w:val="17"/>
        </w:numPr>
      </w:pPr>
      <w:r>
        <w:t>Продолжительности стажировки</w:t>
      </w:r>
    </w:p>
    <w:p w14:paraId="6E3B6435" w14:textId="5EE10390" w:rsidR="006C0CFE" w:rsidRDefault="006C0CFE">
      <w:pPr>
        <w:pStyle w:val="a3"/>
        <w:numPr>
          <w:ilvl w:val="0"/>
          <w:numId w:val="17"/>
        </w:numPr>
      </w:pPr>
      <w:r>
        <w:t>ФИО наставника</w:t>
      </w:r>
    </w:p>
    <w:p w14:paraId="353FA4BA" w14:textId="77777777" w:rsidR="001700F6" w:rsidRDefault="001700F6" w:rsidP="001700F6">
      <w:pPr>
        <w:pStyle w:val="a3"/>
        <w:numPr>
          <w:ilvl w:val="0"/>
          <w:numId w:val="16"/>
        </w:numPr>
      </w:pPr>
      <w:r>
        <w:t>Возможность добавлять новые строки</w:t>
      </w:r>
    </w:p>
    <w:p w14:paraId="659F40D2" w14:textId="77777777" w:rsidR="001700F6" w:rsidRDefault="001700F6" w:rsidP="001700F6">
      <w:pPr>
        <w:pStyle w:val="a3"/>
        <w:numPr>
          <w:ilvl w:val="0"/>
          <w:numId w:val="16"/>
        </w:numPr>
      </w:pPr>
      <w:r>
        <w:t>Расчет общих затрат по формуле</w:t>
      </w:r>
    </w:p>
    <w:p w14:paraId="4BEDD1D1" w14:textId="531680DF" w:rsidR="001700F6" w:rsidRDefault="001700F6" w:rsidP="001700F6">
      <w:pPr>
        <w:pStyle w:val="a3"/>
        <w:numPr>
          <w:ilvl w:val="0"/>
          <w:numId w:val="16"/>
        </w:numPr>
      </w:pPr>
      <w:r>
        <w:t>Расчет итоговых показателей (последняя строка)</w:t>
      </w:r>
    </w:p>
    <w:tbl>
      <w:tblPr>
        <w:tblStyle w:val="a4"/>
        <w:tblW w:w="14029" w:type="dxa"/>
        <w:tblLayout w:type="fixed"/>
        <w:tblLook w:val="04A0" w:firstRow="1" w:lastRow="0" w:firstColumn="1" w:lastColumn="0" w:noHBand="0" w:noVBand="1"/>
      </w:tblPr>
      <w:tblGrid>
        <w:gridCol w:w="387"/>
        <w:gridCol w:w="1168"/>
        <w:gridCol w:w="850"/>
        <w:gridCol w:w="992"/>
        <w:gridCol w:w="1134"/>
        <w:gridCol w:w="851"/>
        <w:gridCol w:w="1559"/>
        <w:gridCol w:w="1559"/>
        <w:gridCol w:w="1560"/>
        <w:gridCol w:w="1701"/>
        <w:gridCol w:w="2268"/>
      </w:tblGrid>
      <w:tr w:rsidR="00E174E3" w14:paraId="0DF5BA46" w14:textId="77777777" w:rsidTr="001D518B">
        <w:tc>
          <w:tcPr>
            <w:tcW w:w="387" w:type="dxa"/>
          </w:tcPr>
          <w:p w14:paraId="25E65FBC" w14:textId="77777777" w:rsidR="00E174E3" w:rsidRDefault="00E174E3" w:rsidP="001D518B"/>
        </w:tc>
        <w:tc>
          <w:tcPr>
            <w:tcW w:w="1168" w:type="dxa"/>
          </w:tcPr>
          <w:p w14:paraId="11F3677F" w14:textId="77777777" w:rsidR="00E174E3" w:rsidRDefault="00E174E3" w:rsidP="001D518B">
            <w:r w:rsidRPr="00E174E3">
              <w:rPr>
                <w:b/>
                <w:bCs/>
              </w:rPr>
              <w:t>Наименование ОО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 xml:space="preserve">выпадающий список из базы </w:t>
            </w:r>
            <w:r>
              <w:rPr>
                <w:i/>
                <w:iCs/>
              </w:rPr>
              <w:lastRenderedPageBreak/>
              <w:t>данных партнеров</w:t>
            </w:r>
            <w:r w:rsidRPr="00756929">
              <w:rPr>
                <w:i/>
                <w:iCs/>
              </w:rPr>
              <w:t>)</w:t>
            </w:r>
          </w:p>
        </w:tc>
        <w:tc>
          <w:tcPr>
            <w:tcW w:w="850" w:type="dxa"/>
          </w:tcPr>
          <w:p w14:paraId="41D62F74" w14:textId="77777777" w:rsidR="00E174E3" w:rsidRPr="00E174E3" w:rsidRDefault="00E174E3" w:rsidP="001D518B">
            <w:pPr>
              <w:rPr>
                <w:b/>
                <w:bCs/>
              </w:rPr>
            </w:pPr>
            <w:r w:rsidRPr="00E174E3">
              <w:rPr>
                <w:b/>
                <w:bCs/>
              </w:rPr>
              <w:lastRenderedPageBreak/>
              <w:t>Вид ОО</w:t>
            </w:r>
          </w:p>
          <w:p w14:paraId="50E75772" w14:textId="77777777" w:rsidR="00E174E3" w:rsidRDefault="00E174E3" w:rsidP="001D518B"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 xml:space="preserve">выпадающий </w:t>
            </w:r>
            <w:r>
              <w:rPr>
                <w:i/>
                <w:iCs/>
              </w:rPr>
              <w:lastRenderedPageBreak/>
              <w:t>список)</w:t>
            </w:r>
          </w:p>
        </w:tc>
        <w:tc>
          <w:tcPr>
            <w:tcW w:w="992" w:type="dxa"/>
          </w:tcPr>
          <w:p w14:paraId="5612963E" w14:textId="77777777" w:rsidR="00E174E3" w:rsidRPr="00873316" w:rsidRDefault="00E174E3" w:rsidP="001D518B">
            <w:r w:rsidRPr="00E174E3">
              <w:rPr>
                <w:b/>
                <w:bCs/>
              </w:rPr>
              <w:lastRenderedPageBreak/>
              <w:t>ФИО наставника</w:t>
            </w:r>
            <w:r>
              <w:t xml:space="preserve"> </w:t>
            </w:r>
            <w:r w:rsidRPr="00756929">
              <w:rPr>
                <w:i/>
                <w:iCs/>
              </w:rPr>
              <w:t xml:space="preserve">(текстовое </w:t>
            </w:r>
            <w:r w:rsidRPr="00756929">
              <w:rPr>
                <w:i/>
                <w:iCs/>
              </w:rPr>
              <w:lastRenderedPageBreak/>
              <w:t>поле ввода)</w:t>
            </w:r>
          </w:p>
        </w:tc>
        <w:tc>
          <w:tcPr>
            <w:tcW w:w="1134" w:type="dxa"/>
          </w:tcPr>
          <w:p w14:paraId="221A9C98" w14:textId="77777777" w:rsidR="00E174E3" w:rsidRPr="00E174E3" w:rsidRDefault="00E174E3" w:rsidP="001D518B">
            <w:pPr>
              <w:rPr>
                <w:b/>
                <w:bCs/>
              </w:rPr>
            </w:pPr>
            <w:r w:rsidRPr="00E174E3">
              <w:rPr>
                <w:b/>
                <w:bCs/>
              </w:rPr>
              <w:lastRenderedPageBreak/>
              <w:t>ФИО студента</w:t>
            </w:r>
          </w:p>
          <w:p w14:paraId="71F6456A" w14:textId="77777777" w:rsidR="00E174E3" w:rsidRDefault="00E174E3" w:rsidP="001D518B"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851" w:type="dxa"/>
          </w:tcPr>
          <w:p w14:paraId="0FD1D751" w14:textId="77777777" w:rsidR="00E174E3" w:rsidRDefault="00E174E3" w:rsidP="001D518B">
            <w:r w:rsidRPr="00E174E3">
              <w:rPr>
                <w:b/>
                <w:bCs/>
              </w:rPr>
              <w:t xml:space="preserve">Курс </w:t>
            </w:r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1559" w:type="dxa"/>
          </w:tcPr>
          <w:p w14:paraId="003DEFCF" w14:textId="77777777" w:rsidR="00E174E3" w:rsidRDefault="00E174E3" w:rsidP="001D518B">
            <w:r w:rsidRPr="00E174E3">
              <w:rPr>
                <w:b/>
                <w:bCs/>
              </w:rPr>
              <w:t>Период проведения стажировки</w:t>
            </w:r>
            <w:r>
              <w:t xml:space="preserve"> (текстовое поле ввода)</w:t>
            </w:r>
          </w:p>
        </w:tc>
        <w:tc>
          <w:tcPr>
            <w:tcW w:w="1559" w:type="dxa"/>
          </w:tcPr>
          <w:p w14:paraId="63258036" w14:textId="77777777" w:rsidR="00E174E3" w:rsidRDefault="00E174E3" w:rsidP="001D518B">
            <w:r w:rsidRPr="00E174E3">
              <w:rPr>
                <w:b/>
                <w:bCs/>
              </w:rPr>
              <w:t>Продолжительность, мес.</w:t>
            </w:r>
            <w:r>
              <w:t xml:space="preserve"> </w:t>
            </w:r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1560" w:type="dxa"/>
          </w:tcPr>
          <w:p w14:paraId="30B4714F" w14:textId="77777777" w:rsidR="00E174E3" w:rsidRPr="00FA447D" w:rsidRDefault="00E174E3" w:rsidP="001D518B">
            <w:r w:rsidRPr="00E174E3">
              <w:rPr>
                <w:b/>
                <w:bCs/>
              </w:rPr>
              <w:t>Нагрузка студента, часы в месяц</w:t>
            </w:r>
            <w:r>
              <w:t xml:space="preserve"> </w:t>
            </w:r>
            <w:r w:rsidRPr="00F768D6">
              <w:rPr>
                <w:i/>
                <w:iCs/>
              </w:rPr>
              <w:t>(</w:t>
            </w:r>
            <w:r>
              <w:rPr>
                <w:i/>
                <w:iCs/>
              </w:rPr>
              <w:t>числовое поле ввода)</w:t>
            </w:r>
          </w:p>
        </w:tc>
        <w:tc>
          <w:tcPr>
            <w:tcW w:w="1701" w:type="dxa"/>
          </w:tcPr>
          <w:p w14:paraId="156BB5D3" w14:textId="77777777" w:rsidR="00E174E3" w:rsidRDefault="00E174E3" w:rsidP="001D518B">
            <w:r w:rsidRPr="00E174E3">
              <w:rPr>
                <w:b/>
                <w:bCs/>
              </w:rPr>
              <w:t>Нагрузка наставника, часы в месяц</w:t>
            </w:r>
            <w:r>
              <w:t xml:space="preserve"> </w:t>
            </w:r>
            <w:r w:rsidRPr="00F768D6">
              <w:rPr>
                <w:i/>
                <w:iCs/>
              </w:rPr>
              <w:t>(</w:t>
            </w:r>
            <w:r>
              <w:rPr>
                <w:i/>
                <w:iCs/>
              </w:rPr>
              <w:t>числовое поле ввода)</w:t>
            </w:r>
          </w:p>
        </w:tc>
        <w:tc>
          <w:tcPr>
            <w:tcW w:w="2268" w:type="dxa"/>
          </w:tcPr>
          <w:p w14:paraId="602B1620" w14:textId="77777777" w:rsidR="00E174E3" w:rsidRDefault="00E174E3" w:rsidP="001D518B">
            <w:pPr>
              <w:rPr>
                <w:i/>
                <w:iCs/>
              </w:rPr>
            </w:pPr>
            <w:r w:rsidRPr="00E174E3">
              <w:rPr>
                <w:b/>
                <w:bCs/>
              </w:rPr>
              <w:t>Сумма затрат, руб.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расчетное поле</w:t>
            </w:r>
            <w:r w:rsidRPr="00756929">
              <w:rPr>
                <w:i/>
                <w:iCs/>
              </w:rPr>
              <w:t>)</w:t>
            </w:r>
          </w:p>
          <w:p w14:paraId="6FFCA57C" w14:textId="77777777" w:rsidR="00E174E3" w:rsidRDefault="00E174E3" w:rsidP="001D518B">
            <w:pPr>
              <w:rPr>
                <w:i/>
                <w:iCs/>
              </w:rPr>
            </w:pPr>
          </w:p>
          <w:p w14:paraId="4A657A69" w14:textId="77777777" w:rsidR="00E174E3" w:rsidRPr="0028101C" w:rsidRDefault="00E174E3" w:rsidP="001D518B"/>
          <w:p w14:paraId="3215EB6E" w14:textId="77777777" w:rsidR="00E174E3" w:rsidRPr="0028101C" w:rsidRDefault="00E174E3" w:rsidP="001D518B">
            <w:pPr>
              <w:rPr>
                <w:i/>
                <w:iCs/>
              </w:rPr>
            </w:pPr>
          </w:p>
        </w:tc>
      </w:tr>
      <w:tr w:rsidR="00E174E3" w14:paraId="4A06EF48" w14:textId="77777777" w:rsidTr="001D518B">
        <w:tc>
          <w:tcPr>
            <w:tcW w:w="387" w:type="dxa"/>
          </w:tcPr>
          <w:p w14:paraId="26F7C4B5" w14:textId="77777777" w:rsidR="00E174E3" w:rsidRDefault="00E174E3" w:rsidP="001D518B">
            <w:r>
              <w:lastRenderedPageBreak/>
              <w:t>1</w:t>
            </w:r>
          </w:p>
        </w:tc>
        <w:tc>
          <w:tcPr>
            <w:tcW w:w="1168" w:type="dxa"/>
          </w:tcPr>
          <w:p w14:paraId="0A420CDA" w14:textId="77777777" w:rsidR="00E174E3" w:rsidRDefault="00E174E3" w:rsidP="001D518B"/>
        </w:tc>
        <w:tc>
          <w:tcPr>
            <w:tcW w:w="850" w:type="dxa"/>
          </w:tcPr>
          <w:p w14:paraId="22F3CA68" w14:textId="77777777" w:rsidR="00E174E3" w:rsidRDefault="00E174E3" w:rsidP="001D518B">
            <w:r>
              <w:t>Вуз</w:t>
            </w:r>
          </w:p>
          <w:p w14:paraId="7DA8CEFF" w14:textId="77777777" w:rsidR="00E174E3" w:rsidRDefault="00E174E3" w:rsidP="001D518B">
            <w:r>
              <w:t>Колледж</w:t>
            </w:r>
          </w:p>
        </w:tc>
        <w:tc>
          <w:tcPr>
            <w:tcW w:w="992" w:type="dxa"/>
          </w:tcPr>
          <w:p w14:paraId="5019F6F6" w14:textId="77777777" w:rsidR="00E174E3" w:rsidRDefault="00E174E3" w:rsidP="001D518B"/>
        </w:tc>
        <w:tc>
          <w:tcPr>
            <w:tcW w:w="1134" w:type="dxa"/>
          </w:tcPr>
          <w:p w14:paraId="0F240B9E" w14:textId="77777777" w:rsidR="00E174E3" w:rsidRDefault="00E174E3" w:rsidP="001D518B"/>
        </w:tc>
        <w:tc>
          <w:tcPr>
            <w:tcW w:w="851" w:type="dxa"/>
          </w:tcPr>
          <w:p w14:paraId="74DE747A" w14:textId="77777777" w:rsidR="00E174E3" w:rsidRDefault="00E174E3" w:rsidP="001D518B"/>
        </w:tc>
        <w:tc>
          <w:tcPr>
            <w:tcW w:w="1559" w:type="dxa"/>
          </w:tcPr>
          <w:p w14:paraId="1527627C" w14:textId="77777777" w:rsidR="00E174E3" w:rsidRDefault="00E174E3" w:rsidP="001D518B"/>
        </w:tc>
        <w:tc>
          <w:tcPr>
            <w:tcW w:w="1559" w:type="dxa"/>
          </w:tcPr>
          <w:p w14:paraId="22F9F3C2" w14:textId="77777777" w:rsidR="00E174E3" w:rsidRDefault="00E174E3" w:rsidP="001D518B"/>
        </w:tc>
        <w:tc>
          <w:tcPr>
            <w:tcW w:w="1560" w:type="dxa"/>
          </w:tcPr>
          <w:p w14:paraId="6A09229B" w14:textId="77777777" w:rsidR="00E174E3" w:rsidRDefault="00E174E3" w:rsidP="001D518B"/>
        </w:tc>
        <w:tc>
          <w:tcPr>
            <w:tcW w:w="1701" w:type="dxa"/>
          </w:tcPr>
          <w:p w14:paraId="7B8178EF" w14:textId="77777777" w:rsidR="00E174E3" w:rsidRDefault="00E174E3" w:rsidP="001D518B"/>
        </w:tc>
        <w:tc>
          <w:tcPr>
            <w:tcW w:w="2268" w:type="dxa"/>
          </w:tcPr>
          <w:p w14:paraId="310966DB" w14:textId="77777777" w:rsidR="00E174E3" w:rsidRPr="009C4383" w:rsidRDefault="00E174E3" w:rsidP="001D518B">
            <w:r>
              <w:t>(Нагрузка студента х 800 руб. + нагрузка наставника х 2390 руб.) х продолжительность стажировки</w:t>
            </w:r>
          </w:p>
          <w:p w14:paraId="50BBA71D" w14:textId="77777777" w:rsidR="00E174E3" w:rsidRDefault="00E174E3" w:rsidP="001D518B"/>
        </w:tc>
      </w:tr>
      <w:tr w:rsidR="00E174E3" w14:paraId="20B4E992" w14:textId="77777777" w:rsidTr="001D518B">
        <w:tc>
          <w:tcPr>
            <w:tcW w:w="387" w:type="dxa"/>
          </w:tcPr>
          <w:p w14:paraId="07167EA4" w14:textId="77777777" w:rsidR="00E174E3" w:rsidRPr="00AE751F" w:rsidRDefault="00E174E3" w:rsidP="001D518B">
            <w:pPr>
              <w:rPr>
                <w:b/>
                <w:bCs/>
              </w:rPr>
            </w:pPr>
          </w:p>
        </w:tc>
        <w:tc>
          <w:tcPr>
            <w:tcW w:w="1168" w:type="dxa"/>
          </w:tcPr>
          <w:p w14:paraId="0505191F" w14:textId="77777777" w:rsidR="00E174E3" w:rsidRPr="00AE751F" w:rsidRDefault="00E174E3" w:rsidP="001D518B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>Общее количество партнеров</w:t>
            </w:r>
          </w:p>
        </w:tc>
        <w:tc>
          <w:tcPr>
            <w:tcW w:w="850" w:type="dxa"/>
          </w:tcPr>
          <w:p w14:paraId="2FA16EF0" w14:textId="77777777" w:rsidR="00E174E3" w:rsidRPr="00AE751F" w:rsidRDefault="00E174E3" w:rsidP="001D518B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5F29BB43" w14:textId="77777777" w:rsidR="00E174E3" w:rsidRPr="00AE751F" w:rsidRDefault="00E174E3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Общее количество наставников</w:t>
            </w:r>
          </w:p>
        </w:tc>
        <w:tc>
          <w:tcPr>
            <w:tcW w:w="1134" w:type="dxa"/>
          </w:tcPr>
          <w:p w14:paraId="5F01DD84" w14:textId="4ED39887" w:rsidR="00E174E3" w:rsidRPr="00AE751F" w:rsidRDefault="00E174E3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Общее количество практикантов</w:t>
            </w:r>
          </w:p>
        </w:tc>
        <w:tc>
          <w:tcPr>
            <w:tcW w:w="851" w:type="dxa"/>
          </w:tcPr>
          <w:p w14:paraId="659C0B89" w14:textId="77777777" w:rsidR="00E174E3" w:rsidRPr="00AE751F" w:rsidRDefault="00E174E3" w:rsidP="001D518B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2E7366E7" w14:textId="77777777" w:rsidR="00E174E3" w:rsidRPr="00AE751F" w:rsidRDefault="00E174E3" w:rsidP="001D518B">
            <w:pPr>
              <w:rPr>
                <w:b/>
                <w:bCs/>
              </w:rPr>
            </w:pPr>
          </w:p>
        </w:tc>
        <w:tc>
          <w:tcPr>
            <w:tcW w:w="1559" w:type="dxa"/>
          </w:tcPr>
          <w:p w14:paraId="1C3F877C" w14:textId="77777777" w:rsidR="00E174E3" w:rsidRPr="00AE751F" w:rsidRDefault="00E174E3" w:rsidP="001D518B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4C3D522C" w14:textId="77777777" w:rsidR="00E174E3" w:rsidRDefault="00E174E3" w:rsidP="001D518B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67864FAD" w14:textId="77777777" w:rsidR="00E174E3" w:rsidRPr="00AE751F" w:rsidRDefault="00E174E3" w:rsidP="001D518B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26AB9D0E" w14:textId="77777777" w:rsidR="00E174E3" w:rsidRPr="00AE751F" w:rsidRDefault="00E174E3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Общая сумма затрат</w:t>
            </w:r>
          </w:p>
        </w:tc>
      </w:tr>
    </w:tbl>
    <w:p w14:paraId="6454D7C4" w14:textId="77777777" w:rsidR="00E174E3" w:rsidRDefault="00E174E3"/>
    <w:p w14:paraId="4FDF8B21" w14:textId="5F3FE227" w:rsidR="001700F6" w:rsidRDefault="001700F6" w:rsidP="001700F6">
      <w:r>
        <w:t>Раздел «ТОП ИТ»</w:t>
      </w:r>
    </w:p>
    <w:p w14:paraId="4DE95145" w14:textId="77777777" w:rsidR="001700F6" w:rsidRDefault="001700F6" w:rsidP="00444269">
      <w:pPr>
        <w:pStyle w:val="a3"/>
        <w:numPr>
          <w:ilvl w:val="0"/>
          <w:numId w:val="23"/>
        </w:numPr>
      </w:pPr>
      <w:r w:rsidRPr="00756929">
        <w:t>2 вкладки: план и факт</w:t>
      </w:r>
    </w:p>
    <w:p w14:paraId="0ADFAD92" w14:textId="77777777" w:rsidR="001700F6" w:rsidRDefault="001700F6" w:rsidP="00444269">
      <w:pPr>
        <w:pStyle w:val="a3"/>
        <w:numPr>
          <w:ilvl w:val="0"/>
          <w:numId w:val="23"/>
        </w:numPr>
      </w:pPr>
      <w:r>
        <w:t>Возможность фильтрации по:</w:t>
      </w:r>
    </w:p>
    <w:p w14:paraId="421263ED" w14:textId="77777777" w:rsidR="001700F6" w:rsidRDefault="001700F6" w:rsidP="00444269">
      <w:pPr>
        <w:pStyle w:val="a3"/>
        <w:numPr>
          <w:ilvl w:val="0"/>
          <w:numId w:val="24"/>
        </w:numPr>
      </w:pPr>
      <w:r>
        <w:t>Наименованию ОО</w:t>
      </w:r>
    </w:p>
    <w:p w14:paraId="1A9FEF04" w14:textId="6F4B6349" w:rsidR="006C0CFE" w:rsidRDefault="006C0CFE" w:rsidP="00444269">
      <w:pPr>
        <w:pStyle w:val="a3"/>
        <w:numPr>
          <w:ilvl w:val="0"/>
          <w:numId w:val="24"/>
        </w:numPr>
      </w:pPr>
      <w:r>
        <w:t>Типу активности</w:t>
      </w:r>
    </w:p>
    <w:p w14:paraId="776E0B82" w14:textId="41D4B8CF" w:rsidR="001700F6" w:rsidRDefault="001700F6" w:rsidP="006C0CFE">
      <w:pPr>
        <w:pStyle w:val="a3"/>
        <w:numPr>
          <w:ilvl w:val="0"/>
          <w:numId w:val="24"/>
        </w:numPr>
      </w:pPr>
      <w:r>
        <w:t>Продолжительности стажировки</w:t>
      </w:r>
    </w:p>
    <w:p w14:paraId="010B5CE2" w14:textId="538F7414" w:rsidR="006C0CFE" w:rsidRDefault="0069106B" w:rsidP="00444269">
      <w:pPr>
        <w:pStyle w:val="a3"/>
        <w:numPr>
          <w:ilvl w:val="0"/>
          <w:numId w:val="24"/>
        </w:numPr>
      </w:pPr>
      <w:r>
        <w:t>Типу</w:t>
      </w:r>
      <w:r w:rsidR="006C0CFE">
        <w:t xml:space="preserve"> </w:t>
      </w:r>
      <w:r>
        <w:t>затрат</w:t>
      </w:r>
      <w:r w:rsidR="006C0CFE">
        <w:t xml:space="preserve"> </w:t>
      </w:r>
    </w:p>
    <w:p w14:paraId="53BC6539" w14:textId="77777777" w:rsidR="001700F6" w:rsidRDefault="001700F6" w:rsidP="00444269">
      <w:pPr>
        <w:pStyle w:val="a3"/>
        <w:numPr>
          <w:ilvl w:val="0"/>
          <w:numId w:val="23"/>
        </w:numPr>
      </w:pPr>
      <w:r>
        <w:t>Возможность добавлять новые строки</w:t>
      </w:r>
    </w:p>
    <w:p w14:paraId="7D84243B" w14:textId="77777777" w:rsidR="001700F6" w:rsidRDefault="001700F6" w:rsidP="00444269">
      <w:pPr>
        <w:pStyle w:val="a3"/>
        <w:numPr>
          <w:ilvl w:val="0"/>
          <w:numId w:val="23"/>
        </w:numPr>
      </w:pPr>
      <w:r>
        <w:t>Расчет общих затрат по формуле</w:t>
      </w:r>
    </w:p>
    <w:p w14:paraId="516ED42F" w14:textId="09550859" w:rsidR="001700F6" w:rsidRDefault="001700F6" w:rsidP="00444269">
      <w:pPr>
        <w:pStyle w:val="a3"/>
        <w:numPr>
          <w:ilvl w:val="0"/>
          <w:numId w:val="23"/>
        </w:numPr>
      </w:pPr>
      <w:r>
        <w:t>Расчет итоговых показателей (последняя строка)</w:t>
      </w:r>
    </w:p>
    <w:p w14:paraId="1E2E01FF" w14:textId="60D4F6D2" w:rsidR="001700F6" w:rsidRDefault="001700F6" w:rsidP="001700F6"/>
    <w:tbl>
      <w:tblPr>
        <w:tblStyle w:val="a4"/>
        <w:tblW w:w="1303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87"/>
        <w:gridCol w:w="1739"/>
        <w:gridCol w:w="992"/>
        <w:gridCol w:w="1842"/>
        <w:gridCol w:w="2692"/>
        <w:gridCol w:w="2550"/>
        <w:gridCol w:w="2834"/>
      </w:tblGrid>
      <w:tr w:rsidR="006E573C" w14:paraId="070B04A2" w14:textId="77777777" w:rsidTr="00444269">
        <w:tc>
          <w:tcPr>
            <w:tcW w:w="387" w:type="dxa"/>
          </w:tcPr>
          <w:p w14:paraId="5D4F63F0" w14:textId="77777777" w:rsidR="006E573C" w:rsidRDefault="006E573C" w:rsidP="001D518B"/>
        </w:tc>
        <w:tc>
          <w:tcPr>
            <w:tcW w:w="1735" w:type="dxa"/>
          </w:tcPr>
          <w:p w14:paraId="49B9D570" w14:textId="77777777" w:rsidR="006E573C" w:rsidRDefault="006E573C" w:rsidP="001D518B">
            <w:r w:rsidRPr="00E174E3">
              <w:rPr>
                <w:b/>
                <w:bCs/>
              </w:rPr>
              <w:t>Наименование ОО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 xml:space="preserve">выпадающий список из базы </w:t>
            </w:r>
            <w:r>
              <w:rPr>
                <w:i/>
                <w:iCs/>
              </w:rPr>
              <w:lastRenderedPageBreak/>
              <w:t>данных партнеров</w:t>
            </w:r>
            <w:r w:rsidRPr="00756929">
              <w:rPr>
                <w:i/>
                <w:iCs/>
              </w:rPr>
              <w:t>)</w:t>
            </w:r>
          </w:p>
        </w:tc>
        <w:tc>
          <w:tcPr>
            <w:tcW w:w="992" w:type="dxa"/>
          </w:tcPr>
          <w:p w14:paraId="793E0F10" w14:textId="77777777" w:rsidR="006E573C" w:rsidRPr="00E174E3" w:rsidRDefault="006E573C" w:rsidP="001D518B">
            <w:pPr>
              <w:rPr>
                <w:b/>
                <w:bCs/>
              </w:rPr>
            </w:pPr>
            <w:r w:rsidRPr="00E174E3">
              <w:rPr>
                <w:b/>
                <w:bCs/>
              </w:rPr>
              <w:lastRenderedPageBreak/>
              <w:t>Вид ОО</w:t>
            </w:r>
          </w:p>
          <w:p w14:paraId="5CD4CFCC" w14:textId="77777777" w:rsidR="006E573C" w:rsidRDefault="006E573C" w:rsidP="001D518B"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выпадающий список)</w:t>
            </w:r>
          </w:p>
        </w:tc>
        <w:tc>
          <w:tcPr>
            <w:tcW w:w="1843" w:type="dxa"/>
          </w:tcPr>
          <w:p w14:paraId="6B34B008" w14:textId="72C80732" w:rsidR="006E573C" w:rsidRPr="00873316" w:rsidRDefault="006E573C" w:rsidP="001D518B">
            <w:r>
              <w:rPr>
                <w:b/>
                <w:bCs/>
              </w:rPr>
              <w:t xml:space="preserve">Совместные активности </w:t>
            </w:r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2693" w:type="dxa"/>
          </w:tcPr>
          <w:p w14:paraId="5F520476" w14:textId="2BA8B038" w:rsidR="006E573C" w:rsidRPr="00E174E3" w:rsidRDefault="006E573C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Вид активности</w:t>
            </w:r>
          </w:p>
          <w:p w14:paraId="68820FE3" w14:textId="602D3379" w:rsidR="006E573C" w:rsidRDefault="006E573C" w:rsidP="001D518B"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выпадающий список)</w:t>
            </w:r>
          </w:p>
        </w:tc>
        <w:tc>
          <w:tcPr>
            <w:tcW w:w="2551" w:type="dxa"/>
          </w:tcPr>
          <w:p w14:paraId="24A8BF8B" w14:textId="2D91535E" w:rsidR="006E573C" w:rsidRPr="00E174E3" w:rsidRDefault="006E573C" w:rsidP="001D518B">
            <w:pPr>
              <w:rPr>
                <w:b/>
                <w:bCs/>
              </w:rPr>
            </w:pPr>
            <w:r w:rsidRPr="006E573C">
              <w:rPr>
                <w:b/>
                <w:bCs/>
              </w:rPr>
              <w:t>Тип затрат</w:t>
            </w:r>
            <w:r>
              <w:rPr>
                <w:b/>
                <w:bCs/>
              </w:rPr>
              <w:br/>
            </w:r>
            <w:r w:rsidRPr="00756929">
              <w:rPr>
                <w:i/>
                <w:iCs/>
              </w:rPr>
              <w:t>(текстовое поле ввода)</w:t>
            </w:r>
          </w:p>
        </w:tc>
        <w:tc>
          <w:tcPr>
            <w:tcW w:w="2835" w:type="dxa"/>
          </w:tcPr>
          <w:p w14:paraId="18A3CD56" w14:textId="6923FCDE" w:rsidR="006E573C" w:rsidRDefault="006E573C" w:rsidP="001D518B">
            <w:pPr>
              <w:rPr>
                <w:i/>
                <w:iCs/>
              </w:rPr>
            </w:pPr>
            <w:r w:rsidRPr="00E174E3">
              <w:rPr>
                <w:b/>
                <w:bCs/>
              </w:rPr>
              <w:t>Сумма затрат, руб.</w:t>
            </w:r>
            <w:r>
              <w:t xml:space="preserve"> </w:t>
            </w:r>
            <w:r w:rsidRPr="00756929">
              <w:rPr>
                <w:i/>
                <w:iCs/>
              </w:rPr>
              <w:t>(</w:t>
            </w:r>
            <w:r>
              <w:rPr>
                <w:i/>
                <w:iCs/>
              </w:rPr>
              <w:t>расчетное поле</w:t>
            </w:r>
            <w:r w:rsidRPr="00756929">
              <w:rPr>
                <w:i/>
                <w:iCs/>
              </w:rPr>
              <w:t>)</w:t>
            </w:r>
          </w:p>
          <w:p w14:paraId="5F091975" w14:textId="77777777" w:rsidR="006E573C" w:rsidRDefault="006E573C" w:rsidP="001D518B">
            <w:pPr>
              <w:rPr>
                <w:i/>
                <w:iCs/>
              </w:rPr>
            </w:pPr>
          </w:p>
          <w:p w14:paraId="7B2286B3" w14:textId="77777777" w:rsidR="006E573C" w:rsidRPr="0028101C" w:rsidRDefault="006E573C" w:rsidP="001D518B"/>
          <w:p w14:paraId="76968220" w14:textId="77777777" w:rsidR="006E573C" w:rsidRPr="0028101C" w:rsidRDefault="006E573C" w:rsidP="001D518B">
            <w:pPr>
              <w:rPr>
                <w:i/>
                <w:iCs/>
              </w:rPr>
            </w:pPr>
          </w:p>
        </w:tc>
      </w:tr>
      <w:tr w:rsidR="006E573C" w14:paraId="749D0F45" w14:textId="77777777" w:rsidTr="00713807">
        <w:tc>
          <w:tcPr>
            <w:tcW w:w="387" w:type="dxa"/>
          </w:tcPr>
          <w:p w14:paraId="4CBD69D5" w14:textId="77777777" w:rsidR="006E573C" w:rsidRDefault="006E573C" w:rsidP="001D518B">
            <w:r>
              <w:lastRenderedPageBreak/>
              <w:t>1</w:t>
            </w:r>
          </w:p>
        </w:tc>
        <w:tc>
          <w:tcPr>
            <w:tcW w:w="1740" w:type="dxa"/>
          </w:tcPr>
          <w:p w14:paraId="1991E5F3" w14:textId="77777777" w:rsidR="006E573C" w:rsidRDefault="006E573C" w:rsidP="001D518B"/>
        </w:tc>
        <w:tc>
          <w:tcPr>
            <w:tcW w:w="987" w:type="dxa"/>
          </w:tcPr>
          <w:p w14:paraId="0D2F5F64" w14:textId="77777777" w:rsidR="006E573C" w:rsidRDefault="006E573C" w:rsidP="001D518B">
            <w:r>
              <w:t>Вуз</w:t>
            </w:r>
          </w:p>
          <w:p w14:paraId="6D6B3713" w14:textId="77777777" w:rsidR="006E573C" w:rsidRDefault="006E573C" w:rsidP="001D518B">
            <w:r>
              <w:t>Колледж</w:t>
            </w:r>
          </w:p>
        </w:tc>
        <w:tc>
          <w:tcPr>
            <w:tcW w:w="1843" w:type="dxa"/>
          </w:tcPr>
          <w:p w14:paraId="452CB323" w14:textId="77777777" w:rsidR="006E573C" w:rsidRDefault="006E573C" w:rsidP="001D518B"/>
        </w:tc>
        <w:tc>
          <w:tcPr>
            <w:tcW w:w="2693" w:type="dxa"/>
          </w:tcPr>
          <w:p w14:paraId="71461947" w14:textId="77777777" w:rsidR="006E573C" w:rsidRDefault="006E573C" w:rsidP="001700F6">
            <w:r>
              <w:t>Содействие</w:t>
            </w:r>
          </w:p>
          <w:p w14:paraId="5EE11A75" w14:textId="45ED90CC" w:rsidR="006E573C" w:rsidRDefault="006E573C" w:rsidP="001700F6">
            <w:proofErr w:type="spellStart"/>
            <w:r>
              <w:t>Софинансирование</w:t>
            </w:r>
            <w:proofErr w:type="spellEnd"/>
          </w:p>
        </w:tc>
        <w:tc>
          <w:tcPr>
            <w:tcW w:w="2551" w:type="dxa"/>
          </w:tcPr>
          <w:p w14:paraId="53ADED4B" w14:textId="77777777" w:rsidR="006E573C" w:rsidRDefault="006E573C" w:rsidP="001D518B"/>
        </w:tc>
        <w:tc>
          <w:tcPr>
            <w:tcW w:w="2835" w:type="dxa"/>
          </w:tcPr>
          <w:p w14:paraId="3801C2E3" w14:textId="78C90ABD" w:rsidR="006E573C" w:rsidRPr="009C4383" w:rsidRDefault="006E573C" w:rsidP="001D518B">
            <w:r>
              <w:t>(Нагрузка студента х 800 руб. + нагрузка наставника х 2390 руб.) х продолжительность стажировки</w:t>
            </w:r>
          </w:p>
          <w:p w14:paraId="369E5E86" w14:textId="77777777" w:rsidR="006E573C" w:rsidRDefault="006E573C" w:rsidP="001D518B"/>
        </w:tc>
      </w:tr>
      <w:tr w:rsidR="006E573C" w14:paraId="75541B56" w14:textId="77777777" w:rsidTr="00713807">
        <w:tc>
          <w:tcPr>
            <w:tcW w:w="387" w:type="dxa"/>
          </w:tcPr>
          <w:p w14:paraId="485FCD0A" w14:textId="77777777" w:rsidR="006E573C" w:rsidRPr="00AE751F" w:rsidRDefault="006E573C" w:rsidP="001D518B">
            <w:pPr>
              <w:rPr>
                <w:b/>
                <w:bCs/>
              </w:rPr>
            </w:pPr>
          </w:p>
        </w:tc>
        <w:tc>
          <w:tcPr>
            <w:tcW w:w="1740" w:type="dxa"/>
          </w:tcPr>
          <w:p w14:paraId="1E49E5F5" w14:textId="77777777" w:rsidR="006E573C" w:rsidRPr="00AE751F" w:rsidRDefault="006E573C" w:rsidP="001D518B">
            <w:pPr>
              <w:rPr>
                <w:b/>
                <w:bCs/>
              </w:rPr>
            </w:pPr>
            <w:r w:rsidRPr="00AE751F">
              <w:rPr>
                <w:b/>
                <w:bCs/>
              </w:rPr>
              <w:t>Общее количество партнеров</w:t>
            </w:r>
          </w:p>
        </w:tc>
        <w:tc>
          <w:tcPr>
            <w:tcW w:w="987" w:type="dxa"/>
          </w:tcPr>
          <w:p w14:paraId="14079C02" w14:textId="77777777" w:rsidR="006E573C" w:rsidRPr="00AE751F" w:rsidRDefault="006E573C" w:rsidP="001D518B">
            <w:pPr>
              <w:rPr>
                <w:b/>
                <w:bCs/>
              </w:rPr>
            </w:pPr>
          </w:p>
        </w:tc>
        <w:tc>
          <w:tcPr>
            <w:tcW w:w="1843" w:type="dxa"/>
          </w:tcPr>
          <w:p w14:paraId="02F8AE74" w14:textId="5C24A0E3" w:rsidR="006E573C" w:rsidRPr="00AE751F" w:rsidRDefault="006E573C" w:rsidP="001D518B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194954AF" w14:textId="043D18D5" w:rsidR="006E573C" w:rsidRPr="00AE751F" w:rsidRDefault="006E573C" w:rsidP="001D518B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7751F02D" w14:textId="77777777" w:rsidR="006E573C" w:rsidRDefault="006E573C" w:rsidP="001D518B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0232E3A6" w14:textId="5275412B" w:rsidR="006E573C" w:rsidRPr="00AE751F" w:rsidRDefault="006E573C" w:rsidP="001D518B">
            <w:pPr>
              <w:rPr>
                <w:b/>
                <w:bCs/>
              </w:rPr>
            </w:pPr>
            <w:r>
              <w:rPr>
                <w:b/>
                <w:bCs/>
              </w:rPr>
              <w:t>Общая сумма затрат</w:t>
            </w:r>
          </w:p>
        </w:tc>
      </w:tr>
    </w:tbl>
    <w:p w14:paraId="650DCBC6" w14:textId="77777777" w:rsidR="001700F6" w:rsidRDefault="001700F6" w:rsidP="001700F6"/>
    <w:p w14:paraId="7BFA480B" w14:textId="6920582F" w:rsidR="00E174E3" w:rsidRDefault="00501F27">
      <w:r>
        <w:t>Дополнительные пункты в ТЗ:</w:t>
      </w:r>
    </w:p>
    <w:p w14:paraId="18E40561" w14:textId="37CC1BBF" w:rsidR="00501F27" w:rsidRDefault="00501F27" w:rsidP="00501F27">
      <w:pPr>
        <w:pStyle w:val="a3"/>
        <w:numPr>
          <w:ilvl w:val="0"/>
          <w:numId w:val="22"/>
        </w:numPr>
      </w:pPr>
      <w:r>
        <w:t>Логирование всех изменений</w:t>
      </w:r>
    </w:p>
    <w:p w14:paraId="2C5150EB" w14:textId="77777777" w:rsidR="00501F27" w:rsidRPr="00FA447D" w:rsidRDefault="00501F27" w:rsidP="00444269">
      <w:pPr>
        <w:pStyle w:val="a3"/>
        <w:numPr>
          <w:ilvl w:val="0"/>
          <w:numId w:val="22"/>
        </w:numPr>
      </w:pPr>
    </w:p>
    <w:sectPr w:rsidR="00501F27" w:rsidRPr="00FA447D" w:rsidSect="0008472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BE50D" w14:textId="77777777" w:rsidR="002A5754" w:rsidRDefault="002A5754" w:rsidP="00F768D6">
      <w:pPr>
        <w:spacing w:after="0" w:line="240" w:lineRule="auto"/>
      </w:pPr>
      <w:r>
        <w:separator/>
      </w:r>
    </w:p>
  </w:endnote>
  <w:endnote w:type="continuationSeparator" w:id="0">
    <w:p w14:paraId="48E37F8E" w14:textId="77777777" w:rsidR="002A5754" w:rsidRDefault="002A5754" w:rsidP="00F76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66AC4" w14:textId="77777777" w:rsidR="002A5754" w:rsidRDefault="002A5754" w:rsidP="00F768D6">
      <w:pPr>
        <w:spacing w:after="0" w:line="240" w:lineRule="auto"/>
      </w:pPr>
      <w:r>
        <w:separator/>
      </w:r>
    </w:p>
  </w:footnote>
  <w:footnote w:type="continuationSeparator" w:id="0">
    <w:p w14:paraId="55B58D1E" w14:textId="77777777" w:rsidR="002A5754" w:rsidRDefault="002A5754" w:rsidP="00F76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9FE"/>
    <w:multiLevelType w:val="hybridMultilevel"/>
    <w:tmpl w:val="7A36C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C373F"/>
    <w:multiLevelType w:val="hybridMultilevel"/>
    <w:tmpl w:val="65E0B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B07D5"/>
    <w:multiLevelType w:val="hybridMultilevel"/>
    <w:tmpl w:val="CCAC7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75BE6"/>
    <w:multiLevelType w:val="hybridMultilevel"/>
    <w:tmpl w:val="8E561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A31F1"/>
    <w:multiLevelType w:val="hybridMultilevel"/>
    <w:tmpl w:val="7D5CA4A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BD57E6E"/>
    <w:multiLevelType w:val="hybridMultilevel"/>
    <w:tmpl w:val="7D5CA4A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CD125B8"/>
    <w:multiLevelType w:val="hybridMultilevel"/>
    <w:tmpl w:val="7D5CA4A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D9E63F0"/>
    <w:multiLevelType w:val="hybridMultilevel"/>
    <w:tmpl w:val="8662F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53190"/>
    <w:multiLevelType w:val="hybridMultilevel"/>
    <w:tmpl w:val="8E561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05639"/>
    <w:multiLevelType w:val="hybridMultilevel"/>
    <w:tmpl w:val="8E561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B0E4D"/>
    <w:multiLevelType w:val="hybridMultilevel"/>
    <w:tmpl w:val="8E561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460A84"/>
    <w:multiLevelType w:val="hybridMultilevel"/>
    <w:tmpl w:val="7D5CA4A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A964BBB"/>
    <w:multiLevelType w:val="hybridMultilevel"/>
    <w:tmpl w:val="7D5CA4A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CB81E83"/>
    <w:multiLevelType w:val="hybridMultilevel"/>
    <w:tmpl w:val="C1429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C182D"/>
    <w:multiLevelType w:val="hybridMultilevel"/>
    <w:tmpl w:val="39EC7C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A59C7"/>
    <w:multiLevelType w:val="hybridMultilevel"/>
    <w:tmpl w:val="8E561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15CDD"/>
    <w:multiLevelType w:val="hybridMultilevel"/>
    <w:tmpl w:val="7D5CA4A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5952CE9"/>
    <w:multiLevelType w:val="hybridMultilevel"/>
    <w:tmpl w:val="685AC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872DF6"/>
    <w:multiLevelType w:val="hybridMultilevel"/>
    <w:tmpl w:val="71FEB9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6E67B8"/>
    <w:multiLevelType w:val="hybridMultilevel"/>
    <w:tmpl w:val="7D5CA4A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2674D84"/>
    <w:multiLevelType w:val="hybridMultilevel"/>
    <w:tmpl w:val="8E561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11E35"/>
    <w:multiLevelType w:val="hybridMultilevel"/>
    <w:tmpl w:val="C6BC9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516FA1"/>
    <w:multiLevelType w:val="hybridMultilevel"/>
    <w:tmpl w:val="8E561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ED4F7F"/>
    <w:multiLevelType w:val="hybridMultilevel"/>
    <w:tmpl w:val="64E89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3"/>
  </w:num>
  <w:num w:numId="3">
    <w:abstractNumId w:val="0"/>
  </w:num>
  <w:num w:numId="4">
    <w:abstractNumId w:val="1"/>
  </w:num>
  <w:num w:numId="5">
    <w:abstractNumId w:val="18"/>
  </w:num>
  <w:num w:numId="6">
    <w:abstractNumId w:val="19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20"/>
  </w:num>
  <w:num w:numId="12">
    <w:abstractNumId w:val="15"/>
  </w:num>
  <w:num w:numId="13">
    <w:abstractNumId w:val="12"/>
  </w:num>
  <w:num w:numId="14">
    <w:abstractNumId w:val="8"/>
  </w:num>
  <w:num w:numId="15">
    <w:abstractNumId w:val="6"/>
  </w:num>
  <w:num w:numId="16">
    <w:abstractNumId w:val="9"/>
  </w:num>
  <w:num w:numId="17">
    <w:abstractNumId w:val="4"/>
  </w:num>
  <w:num w:numId="18">
    <w:abstractNumId w:val="13"/>
  </w:num>
  <w:num w:numId="19">
    <w:abstractNumId w:val="5"/>
  </w:num>
  <w:num w:numId="20">
    <w:abstractNumId w:val="3"/>
  </w:num>
  <w:num w:numId="21">
    <w:abstractNumId w:val="11"/>
  </w:num>
  <w:num w:numId="22">
    <w:abstractNumId w:val="21"/>
  </w:num>
  <w:num w:numId="23">
    <w:abstractNumId w:val="22"/>
  </w:num>
  <w:num w:numId="24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аркис Шмавонян">
    <w15:presenceInfo w15:providerId="None" w15:userId="Саркис Шмавонян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29"/>
    <w:rsid w:val="000602DA"/>
    <w:rsid w:val="0006635E"/>
    <w:rsid w:val="00067A2A"/>
    <w:rsid w:val="0008472E"/>
    <w:rsid w:val="000932AA"/>
    <w:rsid w:val="001700F6"/>
    <w:rsid w:val="00202595"/>
    <w:rsid w:val="0028101C"/>
    <w:rsid w:val="002A5754"/>
    <w:rsid w:val="002A7EEF"/>
    <w:rsid w:val="00320A8D"/>
    <w:rsid w:val="00336B31"/>
    <w:rsid w:val="003B2729"/>
    <w:rsid w:val="003E7391"/>
    <w:rsid w:val="00444269"/>
    <w:rsid w:val="0046699B"/>
    <w:rsid w:val="004B75C6"/>
    <w:rsid w:val="004E20EE"/>
    <w:rsid w:val="00501F27"/>
    <w:rsid w:val="00513CD2"/>
    <w:rsid w:val="0052291A"/>
    <w:rsid w:val="005C12FC"/>
    <w:rsid w:val="005E044D"/>
    <w:rsid w:val="00616203"/>
    <w:rsid w:val="006440EF"/>
    <w:rsid w:val="006461CF"/>
    <w:rsid w:val="00673300"/>
    <w:rsid w:val="0069106B"/>
    <w:rsid w:val="006A603A"/>
    <w:rsid w:val="006C0CFE"/>
    <w:rsid w:val="006E573C"/>
    <w:rsid w:val="00713807"/>
    <w:rsid w:val="0073228A"/>
    <w:rsid w:val="007329F4"/>
    <w:rsid w:val="00756929"/>
    <w:rsid w:val="00784FCC"/>
    <w:rsid w:val="007F172D"/>
    <w:rsid w:val="007F2021"/>
    <w:rsid w:val="00834EAA"/>
    <w:rsid w:val="00860E7D"/>
    <w:rsid w:val="00873316"/>
    <w:rsid w:val="008F702D"/>
    <w:rsid w:val="00920F0F"/>
    <w:rsid w:val="00953509"/>
    <w:rsid w:val="009C4383"/>
    <w:rsid w:val="00A83DF5"/>
    <w:rsid w:val="00AA6EF7"/>
    <w:rsid w:val="00AE751F"/>
    <w:rsid w:val="00BA4949"/>
    <w:rsid w:val="00BC07C6"/>
    <w:rsid w:val="00C934A0"/>
    <w:rsid w:val="00CA6E67"/>
    <w:rsid w:val="00CC4BE7"/>
    <w:rsid w:val="00CF1207"/>
    <w:rsid w:val="00D16556"/>
    <w:rsid w:val="00D336DF"/>
    <w:rsid w:val="00DB44A9"/>
    <w:rsid w:val="00DC4FC3"/>
    <w:rsid w:val="00DD6CDD"/>
    <w:rsid w:val="00DE1093"/>
    <w:rsid w:val="00E174E3"/>
    <w:rsid w:val="00E34E51"/>
    <w:rsid w:val="00E94057"/>
    <w:rsid w:val="00EA7F45"/>
    <w:rsid w:val="00EB1066"/>
    <w:rsid w:val="00EF2BE0"/>
    <w:rsid w:val="00F0682D"/>
    <w:rsid w:val="00F768D6"/>
    <w:rsid w:val="00FA447D"/>
    <w:rsid w:val="00FC0140"/>
    <w:rsid w:val="00F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4DCF5"/>
  <w15:chartTrackingRefBased/>
  <w15:docId w15:val="{4132532C-464E-465C-A044-59D0FF0E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2729"/>
    <w:pPr>
      <w:ind w:left="720"/>
      <w:contextualSpacing/>
    </w:pPr>
  </w:style>
  <w:style w:type="table" w:styleId="a4">
    <w:name w:val="Table Grid"/>
    <w:basedOn w:val="a1"/>
    <w:uiPriority w:val="39"/>
    <w:rsid w:val="00732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76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68D6"/>
  </w:style>
  <w:style w:type="paragraph" w:styleId="a7">
    <w:name w:val="footer"/>
    <w:basedOn w:val="a"/>
    <w:link w:val="a8"/>
    <w:uiPriority w:val="99"/>
    <w:unhideWhenUsed/>
    <w:rsid w:val="00F76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68D6"/>
  </w:style>
  <w:style w:type="character" w:styleId="a9">
    <w:name w:val="annotation reference"/>
    <w:basedOn w:val="a0"/>
    <w:uiPriority w:val="99"/>
    <w:semiHidden/>
    <w:unhideWhenUsed/>
    <w:rsid w:val="00EF2BE0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F2BE0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F2BE0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F2BE0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F2B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Черникина</dc:creator>
  <cp:keywords/>
  <dc:description/>
  <cp:lastModifiedBy>Саркис Шмавонян</cp:lastModifiedBy>
  <cp:revision>3</cp:revision>
  <dcterms:created xsi:type="dcterms:W3CDTF">2026-09-01T12:56:00Z</dcterms:created>
  <dcterms:modified xsi:type="dcterms:W3CDTF">2026-09-01T12:57:00Z</dcterms:modified>
</cp:coreProperties>
</file>